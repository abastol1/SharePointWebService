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BA7" w:rsidRDefault="00236396" w:rsidP="00D00BA7">
      <w:bookmarkStart w:id="0" w:name="_GoBack"/>
      <w:bookmarkEnd w:id="0"/>
      <w:r>
        <w:t xml:space="preserve">A </w:t>
      </w:r>
      <w:r w:rsidR="00C942B9">
        <w:t>Purchase Requisition process will be used</w:t>
      </w:r>
      <w:r w:rsidR="00550CC5">
        <w:t xml:space="preserve"> for certain expenditures based on </w:t>
      </w:r>
      <w:r w:rsidR="00A05FB2">
        <w:t xml:space="preserve">the </w:t>
      </w:r>
      <w:r w:rsidR="00550CC5">
        <w:t xml:space="preserve">type of </w:t>
      </w:r>
      <w:r w:rsidR="009C3FD4">
        <w:t xml:space="preserve">expenditure and dollar amount.  </w:t>
      </w:r>
    </w:p>
    <w:p w:rsidR="00D00BA7" w:rsidRDefault="00D00BA7" w:rsidP="00203C05">
      <w:pPr>
        <w:pStyle w:val="Heading4"/>
      </w:pPr>
      <w:r w:rsidRPr="00203C05">
        <w:rPr>
          <w:rFonts w:hint="eastAsia"/>
          <w:b w:val="0"/>
          <w:u w:val="single"/>
        </w:rPr>
        <w:t>Guidelines</w:t>
      </w:r>
    </w:p>
    <w:p w:rsidR="00D00BA7" w:rsidRDefault="00D00BA7" w:rsidP="00D00BA7">
      <w:pPr>
        <w:numPr>
          <w:ilvl w:val="0"/>
          <w:numId w:val="39"/>
        </w:numPr>
        <w:ind w:hanging="720"/>
      </w:pPr>
      <w:r>
        <w:t xml:space="preserve">All Purchase Requisitions must be approved in accordance with the published Levels of Authority before a commitment is made to a vendor.  </w:t>
      </w:r>
      <w:r w:rsidR="00286A86">
        <w:t>R</w:t>
      </w:r>
      <w:r>
        <w:t>efer to</w:t>
      </w:r>
      <w:r w:rsidR="00236396">
        <w:t xml:space="preserve"> the</w:t>
      </w:r>
      <w:r>
        <w:t xml:space="preserve"> </w:t>
      </w:r>
      <w:r w:rsidR="00236396" w:rsidRPr="00236396">
        <w:rPr>
          <w:b/>
        </w:rPr>
        <w:t>Authorizations Policy 400-1</w:t>
      </w:r>
      <w:r w:rsidRPr="00236396">
        <w:rPr>
          <w:b/>
        </w:rPr>
        <w:t xml:space="preserve"> </w:t>
      </w:r>
      <w:r>
        <w:t>for Authorized Levels of Authority.</w:t>
      </w:r>
    </w:p>
    <w:p w:rsidR="00D00BA7" w:rsidRDefault="00D00BA7" w:rsidP="00D00BA7"/>
    <w:p w:rsidR="00C942B9" w:rsidRDefault="00C942B9" w:rsidP="00D00BA7">
      <w:pPr>
        <w:ind w:left="720" w:hanging="720"/>
      </w:pPr>
      <w:r>
        <w:t>2.</w:t>
      </w:r>
      <w:r>
        <w:tab/>
        <w:t xml:space="preserve">A Purchase Requisition is required for </w:t>
      </w:r>
      <w:r w:rsidR="004D21A9">
        <w:t>non-SC inventory procurement</w:t>
      </w:r>
      <w:r w:rsidR="00A05FB2">
        <w:t>.</w:t>
      </w:r>
    </w:p>
    <w:p w:rsidR="004D21A9" w:rsidRDefault="004D21A9" w:rsidP="00D00BA7">
      <w:pPr>
        <w:ind w:left="720" w:hanging="720"/>
      </w:pPr>
    </w:p>
    <w:p w:rsidR="00C942B9" w:rsidRDefault="00EA6692" w:rsidP="00D00BA7">
      <w:pPr>
        <w:ind w:left="720" w:hanging="720"/>
      </w:pPr>
      <w:r>
        <w:t>3.</w:t>
      </w:r>
      <w:r>
        <w:tab/>
        <w:t>A Purchase Requisition</w:t>
      </w:r>
      <w:r w:rsidR="00C942B9">
        <w:t xml:space="preserve"> i</w:t>
      </w:r>
      <w:r w:rsidR="00140835">
        <w:t>s required for purchases of non-</w:t>
      </w:r>
      <w:r w:rsidR="00C942B9">
        <w:t>inv</w:t>
      </w:r>
      <w:r w:rsidR="004D21A9">
        <w:t>entory depreciable assets of $2,5</w:t>
      </w:r>
      <w:r w:rsidR="00C942B9">
        <w:t>00 or greater.</w:t>
      </w:r>
      <w:r w:rsidR="00140835">
        <w:t xml:space="preserve">  </w:t>
      </w:r>
    </w:p>
    <w:p w:rsidR="00203C05" w:rsidRDefault="00203C05" w:rsidP="00D00BA7">
      <w:pPr>
        <w:ind w:left="720" w:hanging="720"/>
      </w:pPr>
    </w:p>
    <w:p w:rsidR="00203C05" w:rsidRDefault="00203C05" w:rsidP="00D00BA7">
      <w:pPr>
        <w:ind w:left="720" w:hanging="720"/>
      </w:pPr>
    </w:p>
    <w:p w:rsidR="00346BC1" w:rsidRDefault="004034CC" w:rsidP="004034CC">
      <w:pPr>
        <w:ind w:left="720" w:hanging="720"/>
      </w:pPr>
      <w:r>
        <w:t>This guideline provides detailed instructions</w:t>
      </w:r>
      <w:r w:rsidR="00346BC1">
        <w:t xml:space="preserve"> </w:t>
      </w:r>
      <w:r>
        <w:t xml:space="preserve">on </w:t>
      </w:r>
      <w:r w:rsidR="00346BC1">
        <w:t xml:space="preserve">various </w:t>
      </w:r>
      <w:r w:rsidR="00E77C50">
        <w:t>categories</w:t>
      </w:r>
      <w:r w:rsidR="00346BC1">
        <w:t xml:space="preserve"> surrounding a Purchase</w:t>
      </w:r>
    </w:p>
    <w:p w:rsidR="004034CC" w:rsidRDefault="00203C05" w:rsidP="004034CC">
      <w:pPr>
        <w:ind w:left="720" w:hanging="720"/>
      </w:pPr>
      <w:r>
        <w:t>Requisition</w:t>
      </w:r>
      <w:r w:rsidR="00346BC1">
        <w:t>.</w:t>
      </w:r>
    </w:p>
    <w:p w:rsidR="00346BC1" w:rsidRDefault="00346BC1" w:rsidP="004034CC">
      <w:pPr>
        <w:ind w:left="720" w:hanging="720"/>
      </w:pPr>
    </w:p>
    <w:p w:rsidR="00346BC1" w:rsidRPr="00346BC1" w:rsidRDefault="00346BC1" w:rsidP="00346BC1">
      <w:pPr>
        <w:pStyle w:val="ListParagraph"/>
        <w:numPr>
          <w:ilvl w:val="0"/>
          <w:numId w:val="48"/>
        </w:numPr>
        <w:rPr>
          <w:rFonts w:ascii="Arial" w:eastAsia="Times New Roman" w:hAnsi="Arial" w:cs="Times New Roman"/>
          <w:lang w:eastAsia="en-US"/>
        </w:rPr>
      </w:pPr>
      <w:r w:rsidRPr="00346BC1">
        <w:rPr>
          <w:rFonts w:ascii="Arial" w:eastAsia="Times New Roman" w:hAnsi="Arial" w:cs="Times New Roman"/>
          <w:lang w:eastAsia="en-US"/>
        </w:rPr>
        <w:t>Creating a new Purchase Requisition</w:t>
      </w:r>
    </w:p>
    <w:p w:rsidR="00346BC1" w:rsidRDefault="00346BC1" w:rsidP="00346BC1">
      <w:pPr>
        <w:pStyle w:val="ListParagraph"/>
        <w:numPr>
          <w:ilvl w:val="0"/>
          <w:numId w:val="48"/>
        </w:numPr>
        <w:rPr>
          <w:rFonts w:ascii="Arial" w:eastAsia="Times New Roman" w:hAnsi="Arial" w:cs="Times New Roman"/>
          <w:lang w:eastAsia="en-US"/>
        </w:rPr>
      </w:pPr>
      <w:r w:rsidRPr="00346BC1">
        <w:rPr>
          <w:rFonts w:ascii="Arial" w:eastAsia="Times New Roman" w:hAnsi="Arial" w:cs="Times New Roman"/>
          <w:lang w:eastAsia="en-US"/>
        </w:rPr>
        <w:t>Attaching support to a Purchase Requisition</w:t>
      </w:r>
    </w:p>
    <w:p w:rsidR="00346BC1" w:rsidRDefault="00346BC1" w:rsidP="00346BC1">
      <w:pPr>
        <w:pStyle w:val="ListParagraph"/>
        <w:numPr>
          <w:ilvl w:val="0"/>
          <w:numId w:val="48"/>
        </w:numPr>
        <w:rPr>
          <w:rFonts w:ascii="Arial" w:eastAsia="Times New Roman" w:hAnsi="Arial" w:cs="Times New Roman"/>
          <w:lang w:eastAsia="en-US"/>
        </w:rPr>
      </w:pPr>
      <w:r>
        <w:rPr>
          <w:rFonts w:ascii="Arial" w:eastAsia="Times New Roman" w:hAnsi="Arial" w:cs="Times New Roman"/>
          <w:lang w:eastAsia="en-US"/>
        </w:rPr>
        <w:t>Adding a line to a Purchase Requisition</w:t>
      </w:r>
    </w:p>
    <w:p w:rsidR="00346BC1" w:rsidRDefault="00346BC1" w:rsidP="00346BC1">
      <w:pPr>
        <w:pStyle w:val="ListParagraph"/>
        <w:numPr>
          <w:ilvl w:val="0"/>
          <w:numId w:val="48"/>
        </w:numPr>
        <w:rPr>
          <w:rFonts w:ascii="Arial" w:eastAsia="Times New Roman" w:hAnsi="Arial" w:cs="Times New Roman"/>
          <w:lang w:eastAsia="en-US"/>
        </w:rPr>
      </w:pPr>
      <w:r>
        <w:rPr>
          <w:rFonts w:ascii="Arial" w:eastAsia="Times New Roman" w:hAnsi="Arial" w:cs="Times New Roman"/>
          <w:lang w:eastAsia="en-US"/>
        </w:rPr>
        <w:t>Finding an Invoice Receipt (IR) number</w:t>
      </w:r>
    </w:p>
    <w:p w:rsidR="00346BC1" w:rsidRDefault="00E77C50" w:rsidP="00346BC1">
      <w:pPr>
        <w:pStyle w:val="ListParagraph"/>
        <w:numPr>
          <w:ilvl w:val="0"/>
          <w:numId w:val="48"/>
        </w:numPr>
        <w:rPr>
          <w:rFonts w:ascii="Arial" w:eastAsia="Times New Roman" w:hAnsi="Arial" w:cs="Times New Roman"/>
          <w:lang w:eastAsia="en-US"/>
        </w:rPr>
      </w:pPr>
      <w:r>
        <w:rPr>
          <w:rFonts w:ascii="Arial" w:eastAsia="Times New Roman" w:hAnsi="Arial" w:cs="Times New Roman"/>
          <w:lang w:eastAsia="en-US"/>
        </w:rPr>
        <w:t>Release Strategy</w:t>
      </w:r>
    </w:p>
    <w:p w:rsidR="00E77C50" w:rsidRDefault="00E77C50" w:rsidP="00346BC1">
      <w:pPr>
        <w:pStyle w:val="ListParagraph"/>
        <w:numPr>
          <w:ilvl w:val="0"/>
          <w:numId w:val="48"/>
        </w:numPr>
        <w:rPr>
          <w:rFonts w:ascii="Arial" w:eastAsia="Times New Roman" w:hAnsi="Arial" w:cs="Times New Roman"/>
          <w:lang w:eastAsia="en-US"/>
        </w:rPr>
      </w:pPr>
      <w:r>
        <w:rPr>
          <w:rFonts w:ascii="Arial" w:eastAsia="Times New Roman" w:hAnsi="Arial" w:cs="Times New Roman"/>
          <w:lang w:eastAsia="en-US"/>
        </w:rPr>
        <w:t>Processing a Goods Receipt (GR)</w:t>
      </w:r>
    </w:p>
    <w:p w:rsidR="00E77C50" w:rsidRDefault="00E77C50" w:rsidP="00346BC1">
      <w:pPr>
        <w:pStyle w:val="ListParagraph"/>
        <w:numPr>
          <w:ilvl w:val="0"/>
          <w:numId w:val="48"/>
        </w:numPr>
        <w:rPr>
          <w:rFonts w:ascii="Arial" w:eastAsia="Times New Roman" w:hAnsi="Arial" w:cs="Times New Roman"/>
          <w:lang w:eastAsia="en-US"/>
        </w:rPr>
      </w:pPr>
      <w:r>
        <w:rPr>
          <w:rFonts w:ascii="Arial" w:eastAsia="Times New Roman" w:hAnsi="Arial" w:cs="Times New Roman"/>
          <w:lang w:eastAsia="en-US"/>
        </w:rPr>
        <w:t>Reversing a Goods Receipt (GR)</w:t>
      </w:r>
    </w:p>
    <w:p w:rsidR="00D070EE" w:rsidRDefault="00D070EE" w:rsidP="00346BC1">
      <w:pPr>
        <w:pStyle w:val="ListParagraph"/>
        <w:numPr>
          <w:ilvl w:val="0"/>
          <w:numId w:val="48"/>
        </w:numPr>
        <w:rPr>
          <w:rFonts w:ascii="Arial" w:eastAsia="Times New Roman" w:hAnsi="Arial" w:cs="Times New Roman"/>
          <w:lang w:eastAsia="en-US"/>
        </w:rPr>
      </w:pPr>
      <w:r>
        <w:rPr>
          <w:rFonts w:ascii="Arial" w:eastAsia="Times New Roman" w:hAnsi="Arial" w:cs="Times New Roman"/>
          <w:lang w:eastAsia="en-US"/>
        </w:rPr>
        <w:t xml:space="preserve">Finding a Check </w:t>
      </w:r>
      <w:r w:rsidR="00271BCB">
        <w:rPr>
          <w:rFonts w:ascii="Arial" w:eastAsia="Times New Roman" w:hAnsi="Arial" w:cs="Times New Roman"/>
          <w:lang w:eastAsia="en-US"/>
        </w:rPr>
        <w:t>Number</w:t>
      </w:r>
    </w:p>
    <w:p w:rsidR="00271BCB" w:rsidRDefault="00F1172C" w:rsidP="00271BCB">
      <w:pPr>
        <w:pStyle w:val="ListParagraph"/>
        <w:numPr>
          <w:ilvl w:val="0"/>
          <w:numId w:val="48"/>
        </w:numPr>
        <w:rPr>
          <w:rFonts w:ascii="Arial" w:eastAsia="Times New Roman" w:hAnsi="Arial" w:cs="Times New Roman"/>
          <w:lang w:eastAsia="en-US"/>
        </w:rPr>
      </w:pPr>
      <w:r>
        <w:rPr>
          <w:rFonts w:ascii="Arial" w:eastAsia="Times New Roman" w:hAnsi="Arial" w:cs="Times New Roman"/>
          <w:lang w:eastAsia="en-US"/>
        </w:rPr>
        <w:t>Locating</w:t>
      </w:r>
      <w:r w:rsidR="00271BCB">
        <w:rPr>
          <w:rFonts w:ascii="Arial" w:eastAsia="Times New Roman" w:hAnsi="Arial" w:cs="Times New Roman"/>
          <w:lang w:eastAsia="en-US"/>
        </w:rPr>
        <w:t xml:space="preserve"> the Check Encashment Date</w:t>
      </w:r>
    </w:p>
    <w:p w:rsidR="00271BCB" w:rsidRPr="00271BCB" w:rsidRDefault="00271BCB" w:rsidP="00271BCB">
      <w:pPr>
        <w:pStyle w:val="ListParagraph"/>
        <w:numPr>
          <w:ilvl w:val="0"/>
          <w:numId w:val="48"/>
        </w:numPr>
        <w:rPr>
          <w:rFonts w:ascii="Arial" w:eastAsia="Times New Roman" w:hAnsi="Arial" w:cs="Times New Roman"/>
          <w:lang w:eastAsia="en-US"/>
        </w:rPr>
      </w:pPr>
      <w:r>
        <w:rPr>
          <w:rFonts w:ascii="Arial" w:eastAsia="Times New Roman" w:hAnsi="Arial" w:cs="Times New Roman"/>
          <w:lang w:eastAsia="en-US"/>
        </w:rPr>
        <w:t>Finding a vendor #</w:t>
      </w:r>
      <w:r w:rsidRPr="00271BCB">
        <w:rPr>
          <w:rFonts w:ascii="Arial" w:eastAsia="Times New Roman" w:hAnsi="Arial" w:cs="Times New Roman"/>
          <w:lang w:eastAsia="en-US"/>
        </w:rPr>
        <w:t xml:space="preserve"> with only the vendor name</w:t>
      </w:r>
    </w:p>
    <w:p w:rsidR="00271BCB" w:rsidRPr="00271BCB" w:rsidRDefault="00271BCB" w:rsidP="00271BCB">
      <w:pPr>
        <w:pStyle w:val="ListParagraph"/>
        <w:numPr>
          <w:ilvl w:val="0"/>
          <w:numId w:val="48"/>
        </w:numPr>
        <w:rPr>
          <w:rFonts w:ascii="Arial" w:eastAsia="Times New Roman" w:hAnsi="Arial" w:cs="Times New Roman"/>
          <w:lang w:eastAsia="en-US"/>
        </w:rPr>
      </w:pPr>
      <w:r w:rsidRPr="00271BCB">
        <w:rPr>
          <w:rFonts w:ascii="Arial" w:eastAsia="Times New Roman" w:hAnsi="Arial" w:cs="Times New Roman"/>
          <w:lang w:eastAsia="en-US"/>
        </w:rPr>
        <w:t>Finding a PO # with only a vendor #</w:t>
      </w:r>
    </w:p>
    <w:p w:rsidR="00346BC1" w:rsidRDefault="00346BC1" w:rsidP="00271BCB">
      <w:pPr>
        <w:pStyle w:val="ListParagraph"/>
      </w:pPr>
    </w:p>
    <w:p w:rsidR="00271BCB" w:rsidRDefault="00271BCB" w:rsidP="00271BCB">
      <w:pPr>
        <w:pStyle w:val="ListParagraph"/>
      </w:pPr>
    </w:p>
    <w:p w:rsidR="00271BCB" w:rsidRDefault="00271BCB" w:rsidP="00271BCB">
      <w:pPr>
        <w:pStyle w:val="ListParagraph"/>
      </w:pPr>
    </w:p>
    <w:p w:rsidR="00271BCB" w:rsidRDefault="00271BCB" w:rsidP="00271BCB">
      <w:pPr>
        <w:pStyle w:val="ListParagraph"/>
      </w:pPr>
    </w:p>
    <w:p w:rsidR="00271BCB" w:rsidRDefault="00271BCB" w:rsidP="00271BCB">
      <w:pPr>
        <w:pStyle w:val="ListParagraph"/>
      </w:pPr>
    </w:p>
    <w:p w:rsidR="00271BCB" w:rsidRDefault="00271BCB" w:rsidP="00271BCB">
      <w:pPr>
        <w:pStyle w:val="ListParagraph"/>
      </w:pPr>
    </w:p>
    <w:p w:rsidR="00271BCB" w:rsidRDefault="00271BCB" w:rsidP="00271BCB">
      <w:pPr>
        <w:pStyle w:val="ListParagraph"/>
      </w:pPr>
    </w:p>
    <w:p w:rsidR="00271BCB" w:rsidRDefault="00271BCB" w:rsidP="00271BCB">
      <w:pPr>
        <w:pStyle w:val="ListParagraph"/>
      </w:pPr>
    </w:p>
    <w:p w:rsidR="00271BCB" w:rsidRDefault="00271BCB" w:rsidP="00271BCB">
      <w:pPr>
        <w:pStyle w:val="ListParagraph"/>
      </w:pPr>
    </w:p>
    <w:p w:rsidR="00334A4C" w:rsidRDefault="00334A4C" w:rsidP="00D00BA7">
      <w:pPr>
        <w:ind w:left="720" w:hanging="720"/>
      </w:pPr>
    </w:p>
    <w:p w:rsidR="00D63FA5" w:rsidRDefault="00D63FA5" w:rsidP="00D00BA7">
      <w:pPr>
        <w:ind w:left="720" w:hanging="720"/>
      </w:pPr>
    </w:p>
    <w:p w:rsidR="00D63FA5" w:rsidRDefault="00D63FA5" w:rsidP="00D63FA5">
      <w:pPr>
        <w:rPr>
          <w:b/>
          <w:u w:val="single"/>
        </w:rPr>
      </w:pPr>
      <w:r w:rsidRPr="00295602">
        <w:rPr>
          <w:b/>
          <w:highlight w:val="yellow"/>
          <w:u w:val="single"/>
        </w:rPr>
        <w:lastRenderedPageBreak/>
        <w:t>ME51N</w:t>
      </w:r>
      <w:r w:rsidRPr="00EA4F7C">
        <w:rPr>
          <w:b/>
          <w:highlight w:val="yellow"/>
          <w:u w:val="single"/>
        </w:rPr>
        <w:t>: How to create a new Purchase Requisition</w:t>
      </w:r>
    </w:p>
    <w:p w:rsidR="00D63FA5" w:rsidRDefault="00D63FA5" w:rsidP="00D63FA5">
      <w:pPr>
        <w:rPr>
          <w:b/>
          <w:u w:val="single"/>
        </w:rPr>
      </w:pPr>
    </w:p>
    <w:p w:rsidR="00334A4C" w:rsidRPr="00295602" w:rsidRDefault="00334A4C" w:rsidP="00D63FA5">
      <w:pPr>
        <w:rPr>
          <w:b/>
          <w:u w:val="single"/>
        </w:rPr>
      </w:pPr>
    </w:p>
    <w:p w:rsidR="00334A4C" w:rsidRPr="00075D91" w:rsidRDefault="00334A4C" w:rsidP="00334A4C">
      <w:pPr>
        <w:pStyle w:val="ListParagraph"/>
        <w:numPr>
          <w:ilvl w:val="0"/>
          <w:numId w:val="44"/>
        </w:numPr>
        <w:spacing w:after="200" w:line="276" w:lineRule="auto"/>
        <w:rPr>
          <w:b/>
          <w:sz w:val="28"/>
          <w:szCs w:val="28"/>
        </w:rPr>
      </w:pPr>
      <w:r>
        <w:rPr>
          <w:b/>
        </w:rPr>
        <w:t>Log into SAP</w:t>
      </w:r>
    </w:p>
    <w:p w:rsidR="00334A4C" w:rsidRDefault="00334A4C" w:rsidP="00334A4C">
      <w:pPr>
        <w:pStyle w:val="ListParagraph"/>
        <w:rPr>
          <w:b/>
          <w:sz w:val="28"/>
          <w:szCs w:val="28"/>
        </w:rPr>
      </w:pPr>
      <w:r>
        <w:rPr>
          <w:noProof/>
        </w:rPr>
        <mc:AlternateContent>
          <mc:Choice Requires="wps">
            <w:drawing>
              <wp:anchor distT="0" distB="0" distL="114300" distR="114300" simplePos="0" relativeHeight="251754496" behindDoc="0" locked="0" layoutInCell="1" allowOverlap="1" wp14:anchorId="7230FBFF" wp14:editId="5C404E63">
                <wp:simplePos x="0" y="0"/>
                <wp:positionH relativeFrom="column">
                  <wp:posOffset>3937000</wp:posOffset>
                </wp:positionH>
                <wp:positionV relativeFrom="paragraph">
                  <wp:posOffset>1344930</wp:posOffset>
                </wp:positionV>
                <wp:extent cx="2260600" cy="336550"/>
                <wp:effectExtent l="0" t="0" r="25400" b="25400"/>
                <wp:wrapNone/>
                <wp:docPr id="24" name="Text Box 24"/>
                <wp:cNvGraphicFramePr/>
                <a:graphic xmlns:a="http://schemas.openxmlformats.org/drawingml/2006/main">
                  <a:graphicData uri="http://schemas.microsoft.com/office/word/2010/wordprocessingShape">
                    <wps:wsp>
                      <wps:cNvSpPr txBox="1"/>
                      <wps:spPr>
                        <a:xfrm>
                          <a:off x="0" y="0"/>
                          <a:ext cx="2260600" cy="33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4A4C" w:rsidRPr="008B1B82" w:rsidRDefault="00334A4C" w:rsidP="00334A4C">
                            <w:pPr>
                              <w:rPr>
                                <w:rFonts w:ascii="Verdana" w:hAnsi="Verdana"/>
                                <w:i/>
                                <w:iCs/>
                                <w:color w:val="0000FF"/>
                                <w:sz w:val="20"/>
                                <w:szCs w:val="20"/>
                              </w:rPr>
                            </w:pPr>
                            <w:r w:rsidRPr="008B1B82">
                              <w:rPr>
                                <w:rFonts w:ascii="Verdana" w:hAnsi="Verdana"/>
                                <w:i/>
                                <w:iCs/>
                                <w:color w:val="0000FF"/>
                                <w:sz w:val="20"/>
                                <w:szCs w:val="20"/>
                              </w:rPr>
                              <w:t>Double click on SAP 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30FBFF" id="_x0000_t202" coordsize="21600,21600" o:spt="202" path="m,l,21600r21600,l21600,xe">
                <v:stroke joinstyle="miter"/>
                <v:path gradientshapeok="t" o:connecttype="rect"/>
              </v:shapetype>
              <v:shape id="Text Box 24" o:spid="_x0000_s1026" type="#_x0000_t202" style="position:absolute;left:0;text-align:left;margin-left:310pt;margin-top:105.9pt;width:178pt;height:26.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" fillcolor="white [3201]" strokeweight=".5pt">
                <v:textbox>
                  <w:txbxContent>
                    <w:p w:rsidR="00334A4C" w:rsidRPr="008B1B82" w:rsidRDefault="00334A4C" w:rsidP="00334A4C">
                      <w:pPr>
                        <w:rPr>
                          <w:rFonts w:ascii="Verdana" w:hAnsi="Verdana"/>
                          <w:i/>
                          <w:iCs/>
                          <w:color w:val="0000FF"/>
                          <w:sz w:val="20"/>
                          <w:szCs w:val="20"/>
                        </w:rPr>
                      </w:pPr>
                      <w:r w:rsidRPr="008B1B82">
                        <w:rPr>
                          <w:rFonts w:ascii="Verdana" w:hAnsi="Verdana"/>
                          <w:i/>
                          <w:iCs/>
                          <w:color w:val="0000FF"/>
                          <w:sz w:val="20"/>
                          <w:szCs w:val="20"/>
                        </w:rPr>
                        <w:t>Double click on SAP Production</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2A0C0368" wp14:editId="29EB85A6">
                <wp:simplePos x="0" y="0"/>
                <wp:positionH relativeFrom="column">
                  <wp:posOffset>2324100</wp:posOffset>
                </wp:positionH>
                <wp:positionV relativeFrom="paragraph">
                  <wp:posOffset>748030</wp:posOffset>
                </wp:positionV>
                <wp:extent cx="1714500" cy="787400"/>
                <wp:effectExtent l="38100" t="38100" r="19050" b="31750"/>
                <wp:wrapNone/>
                <wp:docPr id="84" name="Straight Arrow Connector 84"/>
                <wp:cNvGraphicFramePr/>
                <a:graphic xmlns:a="http://schemas.openxmlformats.org/drawingml/2006/main">
                  <a:graphicData uri="http://schemas.microsoft.com/office/word/2010/wordprocessingShape">
                    <wps:wsp>
                      <wps:cNvCnPr/>
                      <wps:spPr>
                        <a:xfrm flipH="1" flipV="1">
                          <a:off x="0" y="0"/>
                          <a:ext cx="1714500" cy="787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274D40" id="_x0000_t32" coordsize="21600,21600" o:spt="32" o:oned="t" path="m,l21600,21600e" filled="f">
                <v:path arrowok="t" fillok="f" o:connecttype="none"/>
                <o:lock v:ext="edit" shapetype="t"/>
              </v:shapetype>
              <v:shape id="Straight Arrow Connector 84" o:spid="_x0000_s1026" type="#_x0000_t32" style="position:absolute;margin-left:183pt;margin-top:58.9pt;width:135pt;height:62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" strokecolor="red" strokeweight=".5pt">
                <v:stroke endarrow="open" joinstyle="miter"/>
              </v:shape>
            </w:pict>
          </mc:Fallback>
        </mc:AlternateContent>
      </w:r>
      <w:r>
        <w:rPr>
          <w:noProof/>
        </w:rPr>
        <w:drawing>
          <wp:inline distT="0" distB="0" distL="0" distR="0" wp14:anchorId="4B72F51D" wp14:editId="14324223">
            <wp:extent cx="2724150" cy="244520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26130" cy="2446983"/>
                    </a:xfrm>
                    <a:prstGeom prst="rect">
                      <a:avLst/>
                    </a:prstGeom>
                  </pic:spPr>
                </pic:pic>
              </a:graphicData>
            </a:graphic>
          </wp:inline>
        </w:drawing>
      </w:r>
    </w:p>
    <w:p w:rsidR="00334A4C" w:rsidRDefault="00334A4C" w:rsidP="00D63FA5"/>
    <w:p w:rsidR="00334A4C" w:rsidRDefault="00334A4C" w:rsidP="00334A4C">
      <w:pPr>
        <w:pStyle w:val="ListParagraph"/>
        <w:rPr>
          <w:b/>
          <w:sz w:val="28"/>
          <w:szCs w:val="28"/>
        </w:rPr>
      </w:pPr>
    </w:p>
    <w:p w:rsidR="00334A4C" w:rsidRDefault="00334A4C" w:rsidP="00334A4C">
      <w:pPr>
        <w:pStyle w:val="ListParagraph"/>
        <w:rPr>
          <w:b/>
          <w:sz w:val="28"/>
          <w:szCs w:val="28"/>
        </w:rPr>
      </w:pPr>
      <w:r>
        <w:rPr>
          <w:noProof/>
        </w:rPr>
        <mc:AlternateContent>
          <mc:Choice Requires="wps">
            <w:drawing>
              <wp:anchor distT="0" distB="0" distL="114300" distR="114300" simplePos="0" relativeHeight="251757568" behindDoc="0" locked="0" layoutInCell="1" allowOverlap="1" wp14:anchorId="564FEB0C" wp14:editId="52F91648">
                <wp:simplePos x="0" y="0"/>
                <wp:positionH relativeFrom="column">
                  <wp:posOffset>4311650</wp:posOffset>
                </wp:positionH>
                <wp:positionV relativeFrom="paragraph">
                  <wp:posOffset>1913890</wp:posOffset>
                </wp:positionV>
                <wp:extent cx="2260600" cy="450850"/>
                <wp:effectExtent l="0" t="0" r="25400" b="25400"/>
                <wp:wrapNone/>
                <wp:docPr id="86" name="Text Box 86"/>
                <wp:cNvGraphicFramePr/>
                <a:graphic xmlns:a="http://schemas.openxmlformats.org/drawingml/2006/main">
                  <a:graphicData uri="http://schemas.microsoft.com/office/word/2010/wordprocessingShape">
                    <wps:wsp>
                      <wps:cNvSpPr txBox="1"/>
                      <wps:spPr>
                        <a:xfrm>
                          <a:off x="0" y="0"/>
                          <a:ext cx="2260600" cy="450850"/>
                        </a:xfrm>
                        <a:prstGeom prst="rect">
                          <a:avLst/>
                        </a:prstGeom>
                        <a:solidFill>
                          <a:sysClr val="window" lastClr="FFFFFF"/>
                        </a:solidFill>
                        <a:ln w="6350">
                          <a:solidFill>
                            <a:prstClr val="black"/>
                          </a:solidFill>
                        </a:ln>
                        <a:effectLst/>
                      </wps:spPr>
                      <wps:txbx>
                        <w:txbxContent>
                          <w:p w:rsidR="00334A4C" w:rsidRPr="008B1B82" w:rsidRDefault="00334A4C" w:rsidP="00334A4C">
                            <w:pPr>
                              <w:rPr>
                                <w:rFonts w:ascii="Verdana" w:hAnsi="Verdana"/>
                                <w:i/>
                                <w:iCs/>
                                <w:color w:val="0000FF"/>
                                <w:sz w:val="20"/>
                                <w:szCs w:val="20"/>
                              </w:rPr>
                            </w:pPr>
                            <w:r w:rsidRPr="008B1B82">
                              <w:rPr>
                                <w:rFonts w:ascii="Verdana" w:hAnsi="Verdana"/>
                                <w:i/>
                                <w:iCs/>
                                <w:color w:val="0000FF"/>
                                <w:sz w:val="20"/>
                                <w:szCs w:val="20"/>
                              </w:rPr>
                              <w:t>Enter SAP user id and password and hit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FEB0C" id="Text Box 86" o:spid="_x0000_s1027" type="#_x0000_t202" style="position:absolute;left:0;text-align:left;margin-left:339.5pt;margin-top:150.7pt;width:178pt;height:35.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" fillcolor="window" strokeweight=".5pt">
                <v:textbox>
                  <w:txbxContent>
                    <w:p w:rsidR="00334A4C" w:rsidRPr="008B1B82" w:rsidRDefault="00334A4C" w:rsidP="00334A4C">
                      <w:pPr>
                        <w:rPr>
                          <w:rFonts w:ascii="Verdana" w:hAnsi="Verdana"/>
                          <w:i/>
                          <w:iCs/>
                          <w:color w:val="0000FF"/>
                          <w:sz w:val="20"/>
                          <w:szCs w:val="20"/>
                        </w:rPr>
                      </w:pPr>
                      <w:r w:rsidRPr="008B1B82">
                        <w:rPr>
                          <w:rFonts w:ascii="Verdana" w:hAnsi="Verdana"/>
                          <w:i/>
                          <w:iCs/>
                          <w:color w:val="0000FF"/>
                          <w:sz w:val="20"/>
                          <w:szCs w:val="20"/>
                        </w:rPr>
                        <w:t>Enter SAP user id and password and hit enter</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38D8A9B7" wp14:editId="6AF397FC">
                <wp:simplePos x="0" y="0"/>
                <wp:positionH relativeFrom="column">
                  <wp:posOffset>2641600</wp:posOffset>
                </wp:positionH>
                <wp:positionV relativeFrom="paragraph">
                  <wp:posOffset>1247140</wp:posOffset>
                </wp:positionV>
                <wp:extent cx="1714500" cy="787400"/>
                <wp:effectExtent l="38100" t="38100" r="19050" b="31750"/>
                <wp:wrapNone/>
                <wp:docPr id="87" name="Straight Arrow Connector 87"/>
                <wp:cNvGraphicFramePr/>
                <a:graphic xmlns:a="http://schemas.openxmlformats.org/drawingml/2006/main">
                  <a:graphicData uri="http://schemas.microsoft.com/office/word/2010/wordprocessingShape">
                    <wps:wsp>
                      <wps:cNvCnPr/>
                      <wps:spPr>
                        <a:xfrm flipH="1" flipV="1">
                          <a:off x="0" y="0"/>
                          <a:ext cx="1714500" cy="787400"/>
                        </a:xfrm>
                        <a:prstGeom prst="straightConnector1">
                          <a:avLst/>
                        </a:prstGeom>
                        <a:noFill/>
                        <a:ln w="9525" cap="flat" cmpd="sng" algn="ctr">
                          <a:solidFill>
                            <a:srgbClr val="FF0000"/>
                          </a:solidFill>
                          <a:prstDash val="solid"/>
                          <a:tailEnd type="arrow"/>
                        </a:ln>
                        <a:effectLst/>
                      </wps:spPr>
                      <wps:bodyPr/>
                    </wps:wsp>
                  </a:graphicData>
                </a:graphic>
              </wp:anchor>
            </w:drawing>
          </mc:Choice>
          <mc:Fallback>
            <w:pict>
              <v:shape w14:anchorId="4190E0B1" id="Straight Arrow Connector 87" o:spid="_x0000_s1026" type="#_x0000_t32" style="position:absolute;margin-left:208pt;margin-top:98.2pt;width:135pt;height:62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" strokecolor="red">
                <v:stroke endarrow="open"/>
              </v:shape>
            </w:pict>
          </mc:Fallback>
        </mc:AlternateContent>
      </w:r>
      <w:r>
        <w:rPr>
          <w:noProof/>
        </w:rPr>
        <w:drawing>
          <wp:inline distT="0" distB="0" distL="0" distR="0" wp14:anchorId="1E1A9BD4" wp14:editId="7DD8E276">
            <wp:extent cx="2914650" cy="2362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14650" cy="2362200"/>
                    </a:xfrm>
                    <a:prstGeom prst="rect">
                      <a:avLst/>
                    </a:prstGeom>
                  </pic:spPr>
                </pic:pic>
              </a:graphicData>
            </a:graphic>
          </wp:inline>
        </w:drawing>
      </w:r>
    </w:p>
    <w:p w:rsidR="00334A4C" w:rsidRDefault="00334A4C" w:rsidP="00334A4C">
      <w:pPr>
        <w:pStyle w:val="ListParagraph"/>
        <w:rPr>
          <w:b/>
          <w:sz w:val="28"/>
          <w:szCs w:val="28"/>
        </w:rPr>
      </w:pPr>
    </w:p>
    <w:p w:rsidR="00334A4C" w:rsidRDefault="00334A4C" w:rsidP="00334A4C">
      <w:pPr>
        <w:pStyle w:val="ListParagraph"/>
        <w:rPr>
          <w:b/>
          <w:sz w:val="28"/>
          <w:szCs w:val="28"/>
        </w:rPr>
      </w:pPr>
    </w:p>
    <w:p w:rsidR="00334A4C" w:rsidRDefault="00334A4C" w:rsidP="00334A4C">
      <w:pPr>
        <w:pStyle w:val="ListParagraph"/>
        <w:rPr>
          <w:b/>
          <w:sz w:val="28"/>
          <w:szCs w:val="28"/>
        </w:rPr>
      </w:pPr>
    </w:p>
    <w:p w:rsidR="00334A4C" w:rsidRDefault="00334A4C" w:rsidP="00334A4C">
      <w:pPr>
        <w:pStyle w:val="ListParagraph"/>
        <w:rPr>
          <w:b/>
          <w:sz w:val="28"/>
          <w:szCs w:val="28"/>
        </w:rPr>
      </w:pPr>
      <w:r>
        <w:rPr>
          <w:noProof/>
        </w:rPr>
        <w:lastRenderedPageBreak/>
        <mc:AlternateContent>
          <mc:Choice Requires="wps">
            <w:drawing>
              <wp:anchor distT="0" distB="0" distL="114300" distR="114300" simplePos="0" relativeHeight="251760640" behindDoc="0" locked="0" layoutInCell="1" allowOverlap="1" wp14:anchorId="7D97E360" wp14:editId="46FAC9E5">
                <wp:simplePos x="0" y="0"/>
                <wp:positionH relativeFrom="column">
                  <wp:posOffset>4838700</wp:posOffset>
                </wp:positionH>
                <wp:positionV relativeFrom="paragraph">
                  <wp:posOffset>882650</wp:posOffset>
                </wp:positionV>
                <wp:extent cx="1917700" cy="476250"/>
                <wp:effectExtent l="0" t="0" r="25400" b="19050"/>
                <wp:wrapNone/>
                <wp:docPr id="89" name="Text Box 89"/>
                <wp:cNvGraphicFramePr/>
                <a:graphic xmlns:a="http://schemas.openxmlformats.org/drawingml/2006/main">
                  <a:graphicData uri="http://schemas.microsoft.com/office/word/2010/wordprocessingShape">
                    <wps:wsp>
                      <wps:cNvSpPr txBox="1"/>
                      <wps:spPr>
                        <a:xfrm>
                          <a:off x="0" y="0"/>
                          <a:ext cx="191770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4A4C" w:rsidRPr="008B1B82" w:rsidRDefault="00334A4C" w:rsidP="00334A4C">
                            <w:pPr>
                              <w:rPr>
                                <w:rFonts w:ascii="Verdana" w:hAnsi="Verdana"/>
                                <w:i/>
                                <w:iCs/>
                                <w:color w:val="0000FF"/>
                                <w:sz w:val="20"/>
                                <w:szCs w:val="20"/>
                              </w:rPr>
                            </w:pPr>
                            <w:r w:rsidRPr="008B1B82">
                              <w:rPr>
                                <w:rFonts w:ascii="Verdana" w:hAnsi="Verdana"/>
                                <w:i/>
                                <w:iCs/>
                                <w:color w:val="0000FF"/>
                                <w:sz w:val="20"/>
                                <w:szCs w:val="20"/>
                              </w:rPr>
                              <w:t>Type ME51N in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97E360" id="Text Box 89" o:spid="_x0000_s1028" type="#_x0000_t202" style="position:absolute;left:0;text-align:left;margin-left:381pt;margin-top:69.5pt;width:151pt;height:37.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" fillcolor="white [3201]" strokeweight=".5pt">
                <v:textbox>
                  <w:txbxContent>
                    <w:p w:rsidR="00334A4C" w:rsidRPr="008B1B82" w:rsidRDefault="00334A4C" w:rsidP="00334A4C">
                      <w:pPr>
                        <w:rPr>
                          <w:rFonts w:ascii="Verdana" w:hAnsi="Verdana"/>
                          <w:i/>
                          <w:iCs/>
                          <w:color w:val="0000FF"/>
                          <w:sz w:val="20"/>
                          <w:szCs w:val="20"/>
                        </w:rPr>
                      </w:pPr>
                      <w:r w:rsidRPr="008B1B82">
                        <w:rPr>
                          <w:rFonts w:ascii="Verdana" w:hAnsi="Verdana"/>
                          <w:i/>
                          <w:iCs/>
                          <w:color w:val="0000FF"/>
                          <w:sz w:val="20"/>
                          <w:szCs w:val="20"/>
                        </w:rPr>
                        <w:t>Type ME51N in here</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1E201EF3" wp14:editId="51501210">
                <wp:simplePos x="0" y="0"/>
                <wp:positionH relativeFrom="column">
                  <wp:posOffset>1828800</wp:posOffset>
                </wp:positionH>
                <wp:positionV relativeFrom="paragraph">
                  <wp:posOffset>400050</wp:posOffset>
                </wp:positionV>
                <wp:extent cx="3041650" cy="609600"/>
                <wp:effectExtent l="19050" t="57150" r="25400" b="19050"/>
                <wp:wrapNone/>
                <wp:docPr id="90" name="Straight Arrow Connector 90"/>
                <wp:cNvGraphicFramePr/>
                <a:graphic xmlns:a="http://schemas.openxmlformats.org/drawingml/2006/main">
                  <a:graphicData uri="http://schemas.microsoft.com/office/word/2010/wordprocessingShape">
                    <wps:wsp>
                      <wps:cNvCnPr/>
                      <wps:spPr>
                        <a:xfrm flipH="1" flipV="1">
                          <a:off x="0" y="0"/>
                          <a:ext cx="3041650" cy="609600"/>
                        </a:xfrm>
                        <a:prstGeom prst="straightConnector1">
                          <a:avLst/>
                        </a:prstGeom>
                        <a:noFill/>
                        <a:ln w="9525"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722DF2B" id="Straight Arrow Connector 90" o:spid="_x0000_s1026" type="#_x0000_t32" style="position:absolute;margin-left:2in;margin-top:31.5pt;width:239.5pt;height:48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" strokecolor="red">
                <v:stroke endarrow="open"/>
              </v:shape>
            </w:pict>
          </mc:Fallback>
        </mc:AlternateContent>
      </w:r>
      <w:r>
        <w:rPr>
          <w:noProof/>
        </w:rPr>
        <w:drawing>
          <wp:inline distT="0" distB="0" distL="0" distR="0" wp14:anchorId="07D1DC16" wp14:editId="18F4FD87">
            <wp:extent cx="4076700" cy="3314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76700" cy="3314700"/>
                    </a:xfrm>
                    <a:prstGeom prst="rect">
                      <a:avLst/>
                    </a:prstGeom>
                  </pic:spPr>
                </pic:pic>
              </a:graphicData>
            </a:graphic>
          </wp:inline>
        </w:drawing>
      </w:r>
    </w:p>
    <w:p w:rsidR="00334A4C" w:rsidRDefault="00334A4C" w:rsidP="00D63FA5"/>
    <w:p w:rsidR="00334A4C" w:rsidRDefault="00334A4C" w:rsidP="00D63FA5"/>
    <w:p w:rsidR="00334A4C" w:rsidRDefault="00334A4C" w:rsidP="00D63FA5"/>
    <w:p w:rsidR="00334A4C" w:rsidRDefault="00334A4C" w:rsidP="00D63FA5"/>
    <w:p w:rsidR="00334A4C" w:rsidRDefault="00334A4C" w:rsidP="00D63FA5">
      <w:r>
        <w:rPr>
          <w:noProof/>
          <w:lang w:eastAsia="ja-JP"/>
        </w:rPr>
        <w:drawing>
          <wp:anchor distT="0" distB="0" distL="114300" distR="114300" simplePos="0" relativeHeight="251659264" behindDoc="1" locked="0" layoutInCell="1" allowOverlap="1" wp14:anchorId="4787EFFB" wp14:editId="450E5291">
            <wp:simplePos x="0" y="0"/>
            <wp:positionH relativeFrom="column">
              <wp:posOffset>-552450</wp:posOffset>
            </wp:positionH>
            <wp:positionV relativeFrom="paragraph">
              <wp:posOffset>120650</wp:posOffset>
            </wp:positionV>
            <wp:extent cx="5572125" cy="415925"/>
            <wp:effectExtent l="0" t="0" r="9525" b="3175"/>
            <wp:wrapTight wrapText="bothSides">
              <wp:wrapPolygon edited="0">
                <wp:start x="0" y="0"/>
                <wp:lineTo x="0" y="20776"/>
                <wp:lineTo x="21563" y="20776"/>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72125" cy="415925"/>
                    </a:xfrm>
                    <a:prstGeom prst="rect">
                      <a:avLst/>
                    </a:prstGeom>
                  </pic:spPr>
                </pic:pic>
              </a:graphicData>
            </a:graphic>
            <wp14:sizeRelH relativeFrom="page">
              <wp14:pctWidth>0</wp14:pctWidth>
            </wp14:sizeRelH>
            <wp14:sizeRelV relativeFrom="page">
              <wp14:pctHeight>0</wp14:pctHeight>
            </wp14:sizeRelV>
          </wp:anchor>
        </w:drawing>
      </w:r>
    </w:p>
    <w:p w:rsidR="00334A4C" w:rsidRDefault="00334A4C" w:rsidP="00D63FA5"/>
    <w:p w:rsidR="00334A4C" w:rsidRDefault="00334A4C" w:rsidP="00D63FA5"/>
    <w:p w:rsidR="00D63FA5" w:rsidRDefault="00D63FA5" w:rsidP="00D63FA5">
      <w:r>
        <w:rPr>
          <w:noProof/>
          <w:lang w:eastAsia="ja-JP"/>
        </w:rPr>
        <w:drawing>
          <wp:anchor distT="0" distB="0" distL="114300" distR="114300" simplePos="0" relativeHeight="251660288" behindDoc="1" locked="0" layoutInCell="1" allowOverlap="1" wp14:anchorId="16F7C181" wp14:editId="39C73F91">
            <wp:simplePos x="0" y="0"/>
            <wp:positionH relativeFrom="column">
              <wp:posOffset>-533400</wp:posOffset>
            </wp:positionH>
            <wp:positionV relativeFrom="paragraph">
              <wp:posOffset>352425</wp:posOffset>
            </wp:positionV>
            <wp:extent cx="1647825" cy="2228215"/>
            <wp:effectExtent l="0" t="0" r="9525" b="635"/>
            <wp:wrapTight wrapText="bothSides">
              <wp:wrapPolygon edited="0">
                <wp:start x="0" y="0"/>
                <wp:lineTo x="0" y="21421"/>
                <wp:lineTo x="21475" y="21421"/>
                <wp:lineTo x="2147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47825" cy="2228215"/>
                    </a:xfrm>
                    <a:prstGeom prst="rect">
                      <a:avLst/>
                    </a:prstGeom>
                  </pic:spPr>
                </pic:pic>
              </a:graphicData>
            </a:graphic>
            <wp14:sizeRelH relativeFrom="page">
              <wp14:pctWidth>0</wp14:pctWidth>
            </wp14:sizeRelH>
            <wp14:sizeRelV relativeFrom="page">
              <wp14:pctHeight>0</wp14:pctHeight>
            </wp14:sizeRelV>
          </wp:anchor>
        </w:drawing>
      </w:r>
    </w:p>
    <w:p w:rsidR="00D63FA5" w:rsidRPr="008D5FA7" w:rsidRDefault="00D63FA5" w:rsidP="00D63FA5">
      <w:pPr>
        <w:rPr>
          <w:rFonts w:asciiTheme="minorHAnsi" w:eastAsiaTheme="minorEastAsia" w:hAnsiTheme="minorHAnsi" w:cstheme="minorBidi"/>
          <w:lang w:eastAsia="ja-JP"/>
        </w:rPr>
      </w:pPr>
    </w:p>
    <w:p w:rsidR="00D63FA5" w:rsidRPr="00295602" w:rsidRDefault="00806ED1" w:rsidP="00806ED1">
      <w:pPr>
        <w:ind w:left="360"/>
      </w:pPr>
      <w:r>
        <w:t xml:space="preserve">1)  </w:t>
      </w:r>
      <w:r w:rsidR="00D63FA5" w:rsidRPr="00295602">
        <w:t>Use the drop down and choose “</w:t>
      </w:r>
      <w:r w:rsidR="00D63FA5" w:rsidRPr="00806ED1">
        <w:rPr>
          <w:rFonts w:ascii="Verdana" w:hAnsi="Verdana"/>
          <w:i/>
          <w:iCs/>
          <w:color w:val="0000FF"/>
          <w:sz w:val="20"/>
          <w:szCs w:val="20"/>
        </w:rPr>
        <w:t>Non Inventory PR</w:t>
      </w:r>
      <w:r w:rsidR="00D63FA5" w:rsidRPr="00295602">
        <w:t>”</w:t>
      </w:r>
      <w:r w:rsidR="008D5FA7">
        <w:t xml:space="preserve"> </w:t>
      </w:r>
      <w:r w:rsidR="008D5FA7" w:rsidRPr="008D5FA7">
        <w:rPr>
          <w:rFonts w:asciiTheme="minorHAnsi" w:hAnsiTheme="minorHAnsi"/>
        </w:rPr>
        <w:t>or “</w:t>
      </w:r>
      <w:r w:rsidR="008D5FA7" w:rsidRPr="00806ED1">
        <w:rPr>
          <w:rFonts w:ascii="Verdana" w:hAnsi="Verdana"/>
          <w:i/>
          <w:iCs/>
          <w:color w:val="0000FF"/>
          <w:sz w:val="20"/>
          <w:szCs w:val="20"/>
        </w:rPr>
        <w:t>ZNB Inventory PR</w:t>
      </w:r>
      <w:r w:rsidR="0023390F" w:rsidRPr="00806ED1">
        <w:rPr>
          <w:rFonts w:ascii="Verdana" w:hAnsi="Verdana"/>
          <w:i/>
          <w:iCs/>
          <w:sz w:val="20"/>
          <w:szCs w:val="20"/>
        </w:rPr>
        <w:t>”</w:t>
      </w:r>
      <w:r w:rsidR="008D5FA7" w:rsidRPr="0023390F">
        <w:rPr>
          <w:rFonts w:asciiTheme="minorHAnsi" w:hAnsiTheme="minorHAnsi"/>
        </w:rPr>
        <w:t xml:space="preserve"> </w:t>
      </w:r>
      <w:r w:rsidR="008D5FA7" w:rsidRPr="008D5FA7">
        <w:rPr>
          <w:rFonts w:asciiTheme="minorHAnsi" w:hAnsiTheme="minorHAnsi"/>
        </w:rPr>
        <w:t>for third Party PR’s.</w:t>
      </w:r>
    </w:p>
    <w:p w:rsidR="00D63FA5" w:rsidRDefault="00D63FA5" w:rsidP="00D63FA5">
      <w:pPr>
        <w:rPr>
          <w:b/>
          <w:highlight w:val="yellow"/>
          <w:u w:val="single"/>
        </w:rPr>
      </w:pPr>
      <w:r>
        <w:rPr>
          <w:noProof/>
          <w:lang w:eastAsia="ja-JP"/>
        </w:rPr>
        <w:drawing>
          <wp:anchor distT="0" distB="0" distL="114300" distR="114300" simplePos="0" relativeHeight="251661312" behindDoc="1" locked="0" layoutInCell="1" allowOverlap="1" wp14:anchorId="2BDE5F04" wp14:editId="0CEFDEEB">
            <wp:simplePos x="0" y="0"/>
            <wp:positionH relativeFrom="column">
              <wp:posOffset>1533525</wp:posOffset>
            </wp:positionH>
            <wp:positionV relativeFrom="paragraph">
              <wp:posOffset>10160</wp:posOffset>
            </wp:positionV>
            <wp:extent cx="1714500" cy="561975"/>
            <wp:effectExtent l="0" t="0" r="0" b="9525"/>
            <wp:wrapTight wrapText="bothSides">
              <wp:wrapPolygon edited="0">
                <wp:start x="0" y="0"/>
                <wp:lineTo x="0" y="21234"/>
                <wp:lineTo x="21360" y="21234"/>
                <wp:lineTo x="2136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14500" cy="561975"/>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334A4C" w:rsidRDefault="00334A4C" w:rsidP="00D63FA5">
      <w:pPr>
        <w:rPr>
          <w:b/>
          <w:highlight w:val="yellow"/>
          <w:u w:val="single"/>
        </w:rPr>
      </w:pPr>
    </w:p>
    <w:p w:rsidR="00334A4C" w:rsidRDefault="00334A4C" w:rsidP="00D63FA5">
      <w:pPr>
        <w:rPr>
          <w:b/>
          <w:highlight w:val="yellow"/>
          <w:u w:val="single"/>
        </w:rPr>
      </w:pPr>
    </w:p>
    <w:p w:rsidR="00334A4C" w:rsidRDefault="00334A4C" w:rsidP="00D63FA5">
      <w:pPr>
        <w:rPr>
          <w:b/>
          <w:highlight w:val="yellow"/>
          <w:u w:val="single"/>
        </w:rPr>
      </w:pPr>
    </w:p>
    <w:p w:rsidR="00334A4C" w:rsidRDefault="00334A4C" w:rsidP="00D63FA5">
      <w:pPr>
        <w:rPr>
          <w:b/>
          <w:highlight w:val="yellow"/>
          <w:u w:val="single"/>
        </w:rPr>
      </w:pPr>
    </w:p>
    <w:p w:rsidR="00334A4C" w:rsidRDefault="00334A4C" w:rsidP="00D63FA5">
      <w:pPr>
        <w:rPr>
          <w:b/>
          <w:highlight w:val="yellow"/>
          <w:u w:val="single"/>
        </w:rPr>
      </w:pPr>
    </w:p>
    <w:p w:rsidR="00334A4C" w:rsidRDefault="00334A4C" w:rsidP="00D63FA5">
      <w:pPr>
        <w:rPr>
          <w:b/>
          <w:highlight w:val="yellow"/>
          <w:u w:val="single"/>
        </w:rPr>
      </w:pPr>
    </w:p>
    <w:p w:rsidR="00334A4C" w:rsidRDefault="00806ED1" w:rsidP="00D63FA5">
      <w:pPr>
        <w:rPr>
          <w:b/>
          <w:highlight w:val="yellow"/>
          <w:u w:val="single"/>
        </w:rPr>
      </w:pPr>
      <w:r>
        <w:rPr>
          <w:rFonts w:asciiTheme="minorHAnsi" w:eastAsiaTheme="minorEastAsia" w:hAnsiTheme="minorHAnsi" w:cstheme="minorBidi"/>
          <w:lang w:eastAsia="ja-JP"/>
        </w:rPr>
        <w:lastRenderedPageBreak/>
        <w:t xml:space="preserve">2)  </w:t>
      </w:r>
      <w:r w:rsidR="008D5FA7" w:rsidRPr="008D5FA7">
        <w:rPr>
          <w:rFonts w:asciiTheme="minorHAnsi" w:eastAsiaTheme="minorEastAsia" w:hAnsiTheme="minorHAnsi" w:cstheme="minorBidi"/>
          <w:lang w:eastAsia="ja-JP"/>
        </w:rPr>
        <w:t>You can Enter</w:t>
      </w:r>
      <w:r w:rsidR="008D5FA7">
        <w:rPr>
          <w:rFonts w:ascii="Verdana" w:hAnsi="Verdana"/>
          <w:i/>
          <w:iCs/>
          <w:color w:val="000000"/>
          <w:sz w:val="20"/>
          <w:szCs w:val="20"/>
        </w:rPr>
        <w:t xml:space="preserve"> “</w:t>
      </w:r>
      <w:r w:rsidR="008D5FA7" w:rsidRPr="00841B14">
        <w:rPr>
          <w:rFonts w:ascii="Verdana" w:hAnsi="Verdana"/>
          <w:b/>
          <w:i/>
          <w:iCs/>
          <w:color w:val="0000FF"/>
          <w:sz w:val="20"/>
          <w:szCs w:val="20"/>
        </w:rPr>
        <w:t>K</w:t>
      </w:r>
      <w:r w:rsidR="008D5FA7">
        <w:rPr>
          <w:rFonts w:ascii="Verdana" w:hAnsi="Verdana"/>
          <w:i/>
          <w:iCs/>
          <w:color w:val="000000"/>
          <w:sz w:val="20"/>
          <w:szCs w:val="20"/>
        </w:rPr>
        <w:t xml:space="preserve">” </w:t>
      </w:r>
      <w:r w:rsidR="008D5FA7" w:rsidRPr="00841B14">
        <w:rPr>
          <w:rFonts w:ascii="Verdana" w:hAnsi="Verdana"/>
          <w:i/>
          <w:iCs/>
          <w:color w:val="0000FF"/>
          <w:sz w:val="20"/>
          <w:szCs w:val="20"/>
        </w:rPr>
        <w:t>Cost center</w:t>
      </w:r>
      <w:r w:rsidR="008D5FA7">
        <w:rPr>
          <w:rFonts w:ascii="Verdana" w:hAnsi="Verdana"/>
          <w:i/>
          <w:iCs/>
          <w:color w:val="0000FF"/>
          <w:sz w:val="20"/>
          <w:szCs w:val="20"/>
        </w:rPr>
        <w:t xml:space="preserve">, </w:t>
      </w:r>
      <w:r w:rsidR="008D5FA7" w:rsidRPr="00EE2253">
        <w:rPr>
          <w:rFonts w:ascii="Verdana" w:hAnsi="Verdana"/>
          <w:b/>
          <w:i/>
          <w:iCs/>
          <w:color w:val="0000FF"/>
          <w:sz w:val="20"/>
          <w:szCs w:val="20"/>
        </w:rPr>
        <w:t>X</w:t>
      </w:r>
      <w:r w:rsidR="008D5FA7">
        <w:rPr>
          <w:rFonts w:ascii="Verdana" w:hAnsi="Verdana"/>
          <w:i/>
          <w:iCs/>
          <w:color w:val="0000FF"/>
          <w:sz w:val="20"/>
          <w:szCs w:val="20"/>
        </w:rPr>
        <w:t xml:space="preserve"> </w:t>
      </w:r>
      <w:r w:rsidR="008D5FA7" w:rsidRPr="00EE2253">
        <w:rPr>
          <w:rFonts w:ascii="Verdana" w:hAnsi="Verdana"/>
          <w:i/>
          <w:iCs/>
          <w:color w:val="0000FF"/>
          <w:sz w:val="20"/>
          <w:szCs w:val="20"/>
        </w:rPr>
        <w:t>3rd Party Processing</w:t>
      </w:r>
      <w:r w:rsidR="008D5FA7">
        <w:rPr>
          <w:rFonts w:ascii="Verdana" w:hAnsi="Verdana"/>
          <w:i/>
          <w:iCs/>
          <w:color w:val="000000"/>
          <w:sz w:val="20"/>
          <w:szCs w:val="20"/>
        </w:rPr>
        <w:t xml:space="preserve"> </w:t>
      </w:r>
      <w:r w:rsidR="008D5FA7" w:rsidRPr="008D5FA7">
        <w:rPr>
          <w:rFonts w:asciiTheme="minorHAnsi" w:eastAsiaTheme="minorEastAsia" w:hAnsiTheme="minorHAnsi" w:cstheme="minorBidi"/>
          <w:lang w:eastAsia="ja-JP"/>
        </w:rPr>
        <w:t>or</w:t>
      </w:r>
      <w:r w:rsidR="008D5FA7">
        <w:rPr>
          <w:rFonts w:ascii="Verdana" w:hAnsi="Verdana"/>
          <w:i/>
          <w:iCs/>
          <w:color w:val="000000"/>
          <w:sz w:val="20"/>
          <w:szCs w:val="20"/>
        </w:rPr>
        <w:t xml:space="preserve"> </w:t>
      </w:r>
      <w:r w:rsidR="008D5FA7" w:rsidRPr="00EE2253">
        <w:rPr>
          <w:rFonts w:ascii="Verdana" w:hAnsi="Verdana"/>
          <w:b/>
          <w:i/>
          <w:iCs/>
          <w:color w:val="0000FF"/>
          <w:sz w:val="20"/>
          <w:szCs w:val="20"/>
        </w:rPr>
        <w:t>Z</w:t>
      </w:r>
      <w:r w:rsidR="008D5FA7" w:rsidRPr="00EE2253">
        <w:rPr>
          <w:rFonts w:ascii="Verdana" w:hAnsi="Verdana"/>
          <w:i/>
          <w:iCs/>
          <w:color w:val="0000FF"/>
          <w:sz w:val="20"/>
          <w:szCs w:val="20"/>
        </w:rPr>
        <w:t xml:space="preserve"> Profit Center</w:t>
      </w:r>
      <w:r w:rsidR="008D5FA7">
        <w:rPr>
          <w:rFonts w:ascii="Verdana" w:hAnsi="Verdana"/>
          <w:i/>
          <w:iCs/>
          <w:color w:val="000000"/>
          <w:sz w:val="20"/>
          <w:szCs w:val="20"/>
        </w:rPr>
        <w:t xml:space="preserve"> </w:t>
      </w:r>
      <w:r w:rsidR="008D5FA7" w:rsidRPr="008D5FA7">
        <w:rPr>
          <w:rFonts w:asciiTheme="minorHAnsi" w:eastAsiaTheme="minorEastAsia" w:hAnsiTheme="minorHAnsi" w:cstheme="minorBidi"/>
          <w:lang w:eastAsia="ja-JP"/>
        </w:rPr>
        <w:t>under the account</w:t>
      </w:r>
      <w:r w:rsidR="008D5FA7" w:rsidRPr="00841B14">
        <w:rPr>
          <w:rFonts w:ascii="Verdana" w:hAnsi="Verdana"/>
          <w:i/>
          <w:iCs/>
          <w:color w:val="000000"/>
          <w:sz w:val="20"/>
          <w:szCs w:val="20"/>
        </w:rPr>
        <w:t xml:space="preserve"> </w:t>
      </w:r>
      <w:r w:rsidR="008D5FA7" w:rsidRPr="008D5FA7">
        <w:rPr>
          <w:rFonts w:asciiTheme="minorHAnsi" w:eastAsiaTheme="minorEastAsia" w:hAnsiTheme="minorHAnsi" w:cstheme="minorBidi"/>
          <w:lang w:eastAsia="ja-JP"/>
        </w:rPr>
        <w:t>assignment category field</w:t>
      </w:r>
      <w:r w:rsidR="004F6659">
        <w:rPr>
          <w:rFonts w:asciiTheme="minorHAnsi" w:eastAsiaTheme="minorEastAsia" w:hAnsiTheme="minorHAnsi" w:cstheme="minorBidi"/>
          <w:lang w:eastAsia="ja-JP"/>
        </w:rPr>
        <w:t xml:space="preserve">.  </w:t>
      </w:r>
      <w:r w:rsidR="004F6659" w:rsidRPr="004F6659">
        <w:rPr>
          <w:rFonts w:asciiTheme="minorHAnsi" w:eastAsiaTheme="minorEastAsia" w:hAnsiTheme="minorHAnsi" w:cstheme="minorBidi"/>
          <w:lang w:eastAsia="ja-JP"/>
        </w:rPr>
        <w:t>You can also enter</w:t>
      </w:r>
      <w:r w:rsidR="004F6659" w:rsidRPr="00072452">
        <w:rPr>
          <w:rFonts w:asciiTheme="minorHAnsi" w:eastAsiaTheme="minorEastAsia" w:hAnsiTheme="minorHAnsi" w:cstheme="minorBidi"/>
          <w:b/>
          <w:lang w:eastAsia="ja-JP"/>
        </w:rPr>
        <w:t xml:space="preserve"> </w:t>
      </w:r>
      <w:r w:rsidR="004F6659" w:rsidRPr="00072452">
        <w:rPr>
          <w:rFonts w:ascii="Verdana" w:hAnsi="Verdana"/>
          <w:b/>
          <w:i/>
          <w:iCs/>
          <w:color w:val="0000FF"/>
          <w:sz w:val="20"/>
          <w:szCs w:val="20"/>
        </w:rPr>
        <w:t>A</w:t>
      </w:r>
      <w:r w:rsidR="004F6659" w:rsidRPr="004F6659">
        <w:rPr>
          <w:rFonts w:ascii="Verdana" w:hAnsi="Verdana"/>
          <w:i/>
          <w:iCs/>
          <w:color w:val="0000FF"/>
          <w:sz w:val="20"/>
          <w:szCs w:val="20"/>
        </w:rPr>
        <w:t xml:space="preserve"> for Asset</w:t>
      </w:r>
      <w:r w:rsidR="004F6659" w:rsidRPr="004F6659">
        <w:rPr>
          <w:rFonts w:asciiTheme="minorHAnsi" w:eastAsiaTheme="minorEastAsia" w:hAnsiTheme="minorHAnsi" w:cstheme="minorBidi"/>
          <w:lang w:eastAsia="ja-JP"/>
        </w:rPr>
        <w:t xml:space="preserve"> (assets </w:t>
      </w:r>
      <w:r w:rsidR="00072452">
        <w:rPr>
          <w:rFonts w:asciiTheme="minorHAnsi" w:eastAsiaTheme="minorEastAsia" w:hAnsiTheme="minorHAnsi" w:cstheme="minorBidi"/>
          <w:lang w:eastAsia="ja-JP"/>
        </w:rPr>
        <w:t>can be hardware/software that are</w:t>
      </w:r>
      <w:r w:rsidR="004F6659" w:rsidRPr="004F6659">
        <w:rPr>
          <w:rFonts w:asciiTheme="minorHAnsi" w:eastAsiaTheme="minorEastAsia" w:hAnsiTheme="minorHAnsi" w:cstheme="minorBidi"/>
          <w:lang w:eastAsia="ja-JP"/>
        </w:rPr>
        <w:t xml:space="preserve"> </w:t>
      </w:r>
      <w:r w:rsidR="00072452">
        <w:rPr>
          <w:rFonts w:asciiTheme="minorHAnsi" w:eastAsiaTheme="minorEastAsia" w:hAnsiTheme="minorHAnsi" w:cstheme="minorBidi"/>
          <w:lang w:eastAsia="ja-JP"/>
        </w:rPr>
        <w:t>under $25K; the asset # is assigned by F</w:t>
      </w:r>
      <w:r w:rsidR="004F6659" w:rsidRPr="004F6659">
        <w:rPr>
          <w:rFonts w:asciiTheme="minorHAnsi" w:eastAsiaTheme="minorEastAsia" w:hAnsiTheme="minorHAnsi" w:cstheme="minorBidi"/>
          <w:lang w:eastAsia="ja-JP"/>
        </w:rPr>
        <w:t xml:space="preserve">inance) </w:t>
      </w:r>
      <w:r w:rsidR="00072452">
        <w:rPr>
          <w:rFonts w:asciiTheme="minorHAnsi" w:eastAsiaTheme="minorEastAsia" w:hAnsiTheme="minorHAnsi" w:cstheme="minorBidi"/>
          <w:lang w:eastAsia="ja-JP"/>
        </w:rPr>
        <w:t xml:space="preserve">or </w:t>
      </w:r>
      <w:r w:rsidR="004F6659" w:rsidRPr="00072452">
        <w:rPr>
          <w:rFonts w:ascii="Verdana" w:hAnsi="Verdana"/>
          <w:b/>
          <w:i/>
          <w:iCs/>
          <w:color w:val="0000FF"/>
          <w:sz w:val="20"/>
          <w:szCs w:val="20"/>
        </w:rPr>
        <w:t>3</w:t>
      </w:r>
      <w:r w:rsidR="004F6659" w:rsidRPr="004F6659">
        <w:rPr>
          <w:rFonts w:ascii="Verdana" w:hAnsi="Verdana"/>
          <w:i/>
          <w:iCs/>
          <w:color w:val="0000FF"/>
          <w:sz w:val="20"/>
          <w:szCs w:val="20"/>
        </w:rPr>
        <w:t xml:space="preserve"> for CER</w:t>
      </w:r>
      <w:r w:rsidR="004F6659">
        <w:rPr>
          <w:rFonts w:ascii="Verdana" w:hAnsi="Verdana"/>
          <w:i/>
          <w:iCs/>
          <w:color w:val="0000FF"/>
          <w:sz w:val="20"/>
          <w:szCs w:val="20"/>
        </w:rPr>
        <w:t xml:space="preserve"> </w:t>
      </w:r>
      <w:r w:rsidR="004F6659" w:rsidRPr="004F6659">
        <w:rPr>
          <w:rFonts w:ascii="Verdana" w:hAnsi="Verdana"/>
          <w:i/>
          <w:iCs/>
          <w:color w:val="0000FF"/>
          <w:sz w:val="20"/>
          <w:szCs w:val="20"/>
        </w:rPr>
        <w:t>- Internal Order</w:t>
      </w:r>
      <w:r w:rsidR="004F6659" w:rsidRPr="004F6659">
        <w:rPr>
          <w:rFonts w:asciiTheme="minorHAnsi" w:eastAsiaTheme="minorEastAsia" w:hAnsiTheme="minorHAnsi" w:cstheme="minorBidi"/>
          <w:lang w:eastAsia="ja-JP"/>
        </w:rPr>
        <w:t xml:space="preserve"> – this is for any purchases against a CER (Capital)</w:t>
      </w:r>
    </w:p>
    <w:p w:rsidR="0023390F" w:rsidRDefault="0023390F" w:rsidP="00D63FA5">
      <w:pPr>
        <w:rPr>
          <w:b/>
          <w:highlight w:val="yellow"/>
          <w:u w:val="single"/>
        </w:rPr>
      </w:pPr>
    </w:p>
    <w:p w:rsidR="00334A4C" w:rsidRDefault="001B5DD3" w:rsidP="00334A4C">
      <w:pPr>
        <w:pStyle w:val="ListParagraph"/>
        <w:rPr>
          <w:b/>
          <w:sz w:val="28"/>
          <w:szCs w:val="28"/>
        </w:rPr>
      </w:pPr>
      <w:r>
        <w:rPr>
          <w:noProof/>
        </w:rPr>
        <mc:AlternateContent>
          <mc:Choice Requires="wps">
            <w:drawing>
              <wp:anchor distT="0" distB="0" distL="114300" distR="114300" simplePos="0" relativeHeight="251796480" behindDoc="0" locked="0" layoutInCell="1" allowOverlap="1" wp14:anchorId="2CF63D5E" wp14:editId="7D9D0C8C">
                <wp:simplePos x="0" y="0"/>
                <wp:positionH relativeFrom="column">
                  <wp:posOffset>1639019</wp:posOffset>
                </wp:positionH>
                <wp:positionV relativeFrom="paragraph">
                  <wp:posOffset>1283969</wp:posOffset>
                </wp:positionV>
                <wp:extent cx="724619" cy="45719"/>
                <wp:effectExtent l="0" t="57150" r="18415" b="50165"/>
                <wp:wrapNone/>
                <wp:docPr id="21" name="Straight Arrow Connector 21"/>
                <wp:cNvGraphicFramePr/>
                <a:graphic xmlns:a="http://schemas.openxmlformats.org/drawingml/2006/main">
                  <a:graphicData uri="http://schemas.microsoft.com/office/word/2010/wordprocessingShape">
                    <wps:wsp>
                      <wps:cNvCnPr/>
                      <wps:spPr>
                        <a:xfrm flipH="1" flipV="1">
                          <a:off x="0" y="0"/>
                          <a:ext cx="724619"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9AAB9D" id="_x0000_t32" coordsize="21600,21600" o:spt="32" o:oned="t" path="m,l21600,21600e" filled="f">
                <v:path arrowok="t" fillok="f" o:connecttype="none"/>
                <o:lock v:ext="edit" shapetype="t"/>
              </v:shapetype>
              <v:shape id="Straight Arrow Connector 21" o:spid="_x0000_s1026" type="#_x0000_t32" style="position:absolute;margin-left:129.05pt;margin-top:101.1pt;width:57.05pt;height:3.6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" strokecolor="black [3213]" strokeweight="1pt">
                <v:stroke endarrow="block" joinstyle="miter"/>
              </v:shape>
            </w:pict>
          </mc:Fallback>
        </mc:AlternateContent>
      </w:r>
      <w:r w:rsidR="00334A4C">
        <w:rPr>
          <w:noProof/>
        </w:rPr>
        <mc:AlternateContent>
          <mc:Choice Requires="wps">
            <w:drawing>
              <wp:anchor distT="0" distB="0" distL="114300" distR="114300" simplePos="0" relativeHeight="251764736" behindDoc="0" locked="0" layoutInCell="1" allowOverlap="1" wp14:anchorId="792EDB5D" wp14:editId="15A26FDB">
                <wp:simplePos x="0" y="0"/>
                <wp:positionH relativeFrom="column">
                  <wp:posOffset>2247900</wp:posOffset>
                </wp:positionH>
                <wp:positionV relativeFrom="paragraph">
                  <wp:posOffset>1127760</wp:posOffset>
                </wp:positionV>
                <wp:extent cx="3752850" cy="482600"/>
                <wp:effectExtent l="0" t="0" r="19050" b="12700"/>
                <wp:wrapNone/>
                <wp:docPr id="94" name="Text Box 94"/>
                <wp:cNvGraphicFramePr/>
                <a:graphic xmlns:a="http://schemas.openxmlformats.org/drawingml/2006/main">
                  <a:graphicData uri="http://schemas.microsoft.com/office/word/2010/wordprocessingShape">
                    <wps:wsp>
                      <wps:cNvSpPr txBox="1"/>
                      <wps:spPr>
                        <a:xfrm>
                          <a:off x="0" y="0"/>
                          <a:ext cx="3752850" cy="48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4A4C" w:rsidRPr="00D004EC" w:rsidRDefault="00334A4C" w:rsidP="00334A4C">
                            <w:pPr>
                              <w:rPr>
                                <w:rFonts w:ascii="Verdana" w:hAnsi="Verdana"/>
                                <w:i/>
                                <w:iCs/>
                                <w:color w:val="0000FF"/>
                                <w:sz w:val="20"/>
                                <w:szCs w:val="20"/>
                              </w:rPr>
                            </w:pPr>
                            <w:r w:rsidRPr="00D004EC">
                              <w:rPr>
                                <w:rFonts w:ascii="Verdana" w:hAnsi="Verdana"/>
                                <w:i/>
                                <w:iCs/>
                                <w:color w:val="0000FF"/>
                                <w:sz w:val="20"/>
                                <w:szCs w:val="20"/>
                              </w:rPr>
                              <w:t>Put a brief note here --- this is what goes in an e-mail to the person releasing the requisition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2EDB5D" id="Text Box 94" o:spid="_x0000_s1029" type="#_x0000_t202" style="position:absolute;left:0;text-align:left;margin-left:177pt;margin-top:88.8pt;width:295.5pt;height:38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" fillcolor="white [3201]" strokeweight=".5pt">
                <v:textbox>
                  <w:txbxContent>
                    <w:p w:rsidR="00334A4C" w:rsidRPr="00D004EC" w:rsidRDefault="00334A4C" w:rsidP="00334A4C">
                      <w:pPr>
                        <w:rPr>
                          <w:rFonts w:ascii="Verdana" w:hAnsi="Verdana"/>
                          <w:i/>
                          <w:iCs/>
                          <w:color w:val="0000FF"/>
                          <w:sz w:val="20"/>
                          <w:szCs w:val="20"/>
                        </w:rPr>
                      </w:pPr>
                      <w:r w:rsidRPr="00D004EC">
                        <w:rPr>
                          <w:rFonts w:ascii="Verdana" w:hAnsi="Verdana"/>
                          <w:i/>
                          <w:iCs/>
                          <w:color w:val="0000FF"/>
                          <w:sz w:val="20"/>
                          <w:szCs w:val="20"/>
                        </w:rPr>
                        <w:t>Put a brief note here --- this is what goes in an e-mail to the person releasing the requisition</w:t>
                      </w:r>
                    </w:p>
                  </w:txbxContent>
                </v:textbox>
              </v:shape>
            </w:pict>
          </mc:Fallback>
        </mc:AlternateContent>
      </w:r>
      <w:r w:rsidR="00334A4C">
        <w:rPr>
          <w:noProof/>
        </w:rPr>
        <w:drawing>
          <wp:inline distT="0" distB="0" distL="0" distR="0" wp14:anchorId="3F9126EF" wp14:editId="3E8F6914">
            <wp:extent cx="5943600" cy="410146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1465"/>
                    </a:xfrm>
                    <a:prstGeom prst="rect">
                      <a:avLst/>
                    </a:prstGeom>
                  </pic:spPr>
                </pic:pic>
              </a:graphicData>
            </a:graphic>
          </wp:inline>
        </w:drawing>
      </w:r>
    </w:p>
    <w:p w:rsidR="00334A4C" w:rsidRDefault="00334A4C" w:rsidP="00334A4C">
      <w:pPr>
        <w:pStyle w:val="ListParagraph"/>
        <w:rPr>
          <w:b/>
          <w:sz w:val="28"/>
          <w:szCs w:val="28"/>
        </w:rPr>
      </w:pPr>
    </w:p>
    <w:p w:rsidR="00857B32" w:rsidRDefault="00857B32" w:rsidP="00857B32">
      <w:r>
        <w:t>3)  Enter line item from Quote or a short description of what is going to be ordered in the “</w:t>
      </w:r>
      <w:r w:rsidRPr="0023390F">
        <w:rPr>
          <w:rFonts w:ascii="Verdana" w:hAnsi="Verdana"/>
          <w:i/>
          <w:iCs/>
          <w:color w:val="0000FF"/>
          <w:sz w:val="20"/>
          <w:szCs w:val="20"/>
        </w:rPr>
        <w:t>Short Text</w:t>
      </w:r>
      <w:r>
        <w:t>” field</w:t>
      </w:r>
    </w:p>
    <w:p w:rsidR="00857B32" w:rsidRDefault="00857B32" w:rsidP="00857B32"/>
    <w:p w:rsidR="00857B32" w:rsidRDefault="00857B32" w:rsidP="00857B32">
      <w:pPr>
        <w:rPr>
          <w:rFonts w:ascii="Verdana" w:hAnsi="Verdana"/>
          <w:i/>
          <w:iCs/>
          <w:color w:val="000000"/>
          <w:sz w:val="20"/>
          <w:szCs w:val="20"/>
        </w:rPr>
      </w:pPr>
      <w:r>
        <w:t xml:space="preserve">4)  Enter Quantity </w:t>
      </w:r>
      <w:r w:rsidRPr="0023390F">
        <w:t>of</w:t>
      </w:r>
      <w:r>
        <w:rPr>
          <w:rFonts w:ascii="Verdana" w:hAnsi="Verdana"/>
          <w:i/>
          <w:iCs/>
          <w:color w:val="000000"/>
          <w:sz w:val="20"/>
          <w:szCs w:val="20"/>
        </w:rPr>
        <w:t xml:space="preserve"> “</w:t>
      </w:r>
      <w:r w:rsidRPr="00841B14">
        <w:rPr>
          <w:rFonts w:ascii="Verdana" w:hAnsi="Verdana"/>
          <w:b/>
          <w:i/>
          <w:iCs/>
          <w:color w:val="0000FF"/>
          <w:sz w:val="20"/>
          <w:szCs w:val="20"/>
        </w:rPr>
        <w:t>1</w:t>
      </w:r>
      <w:r>
        <w:rPr>
          <w:rFonts w:ascii="Verdana" w:hAnsi="Verdana"/>
          <w:i/>
          <w:iCs/>
          <w:color w:val="000000"/>
          <w:sz w:val="20"/>
          <w:szCs w:val="20"/>
        </w:rPr>
        <w:t xml:space="preserve">” </w:t>
      </w:r>
      <w:r w:rsidRPr="0023390F">
        <w:t>or greater because the price and quantity set out in the purchase requisition determine the value of the purchase requisition item or purchase requisition. In turn, this value is applied in determining the release strategy for the requisition.</w:t>
      </w:r>
    </w:p>
    <w:p w:rsidR="00857B32" w:rsidRDefault="00857B32" w:rsidP="00857B32"/>
    <w:p w:rsidR="00857B32" w:rsidRDefault="00857B32" w:rsidP="00857B32">
      <w:pPr>
        <w:rPr>
          <w:rFonts w:ascii="Verdana" w:hAnsi="Verdana"/>
          <w:i/>
          <w:iCs/>
          <w:color w:val="000000"/>
          <w:sz w:val="20"/>
          <w:szCs w:val="20"/>
        </w:rPr>
      </w:pPr>
      <w:r>
        <w:t xml:space="preserve">5)  </w:t>
      </w:r>
      <w:r w:rsidRPr="0023390F">
        <w:t>Enter</w:t>
      </w:r>
      <w:r>
        <w:rPr>
          <w:rFonts w:ascii="Verdana" w:hAnsi="Verdana"/>
          <w:i/>
          <w:iCs/>
          <w:color w:val="000000"/>
          <w:sz w:val="20"/>
          <w:szCs w:val="20"/>
        </w:rPr>
        <w:t xml:space="preserve"> “</w:t>
      </w:r>
      <w:r w:rsidRPr="003E626A">
        <w:rPr>
          <w:rFonts w:ascii="Verdana" w:hAnsi="Verdana"/>
          <w:b/>
          <w:i/>
          <w:iCs/>
          <w:color w:val="0000FF"/>
          <w:sz w:val="20"/>
          <w:szCs w:val="20"/>
        </w:rPr>
        <w:t>EA</w:t>
      </w:r>
      <w:r>
        <w:rPr>
          <w:rFonts w:ascii="Verdana" w:hAnsi="Verdana"/>
          <w:i/>
          <w:iCs/>
          <w:color w:val="000000"/>
          <w:sz w:val="20"/>
          <w:szCs w:val="20"/>
        </w:rPr>
        <w:t xml:space="preserve">” </w:t>
      </w:r>
      <w:r w:rsidRPr="0023390F">
        <w:t>under the</w:t>
      </w:r>
      <w:r>
        <w:rPr>
          <w:rFonts w:ascii="Verdana" w:hAnsi="Verdana"/>
          <w:i/>
          <w:iCs/>
          <w:color w:val="000000"/>
          <w:sz w:val="20"/>
          <w:szCs w:val="20"/>
        </w:rPr>
        <w:t xml:space="preserve"> </w:t>
      </w:r>
      <w:r w:rsidRPr="003E626A">
        <w:rPr>
          <w:rFonts w:ascii="Verdana" w:hAnsi="Verdana"/>
          <w:i/>
          <w:iCs/>
          <w:color w:val="0000FF"/>
          <w:sz w:val="20"/>
          <w:szCs w:val="20"/>
        </w:rPr>
        <w:t>Unit of Measure</w:t>
      </w:r>
      <w:r>
        <w:rPr>
          <w:rFonts w:ascii="Verdana" w:hAnsi="Verdana"/>
          <w:i/>
          <w:iCs/>
          <w:color w:val="000000"/>
          <w:sz w:val="20"/>
          <w:szCs w:val="20"/>
        </w:rPr>
        <w:t xml:space="preserve"> </w:t>
      </w:r>
      <w:r w:rsidRPr="0023390F">
        <w:t>field</w:t>
      </w:r>
    </w:p>
    <w:p w:rsidR="00857B32" w:rsidRDefault="00857B32" w:rsidP="00857B32">
      <w:pPr>
        <w:rPr>
          <w:rFonts w:ascii="Verdana" w:hAnsi="Verdana"/>
          <w:i/>
          <w:iCs/>
          <w:color w:val="000000"/>
          <w:sz w:val="20"/>
          <w:szCs w:val="20"/>
        </w:rPr>
      </w:pPr>
    </w:p>
    <w:p w:rsidR="00857B32" w:rsidRDefault="00857B32" w:rsidP="00857B32">
      <w:pPr>
        <w:rPr>
          <w:rFonts w:ascii="Verdana" w:hAnsi="Verdana"/>
          <w:i/>
          <w:iCs/>
          <w:color w:val="000000"/>
          <w:sz w:val="20"/>
          <w:szCs w:val="20"/>
        </w:rPr>
      </w:pPr>
      <w:r>
        <w:t xml:space="preserve">6)  </w:t>
      </w:r>
      <w:r w:rsidRPr="0023390F">
        <w:t>Enter</w:t>
      </w:r>
      <w:r>
        <w:rPr>
          <w:rFonts w:ascii="Verdana" w:hAnsi="Verdana"/>
          <w:i/>
          <w:iCs/>
          <w:color w:val="000000"/>
          <w:sz w:val="20"/>
          <w:szCs w:val="20"/>
        </w:rPr>
        <w:t xml:space="preserve"> </w:t>
      </w:r>
      <w:r w:rsidRPr="003E626A">
        <w:rPr>
          <w:rFonts w:ascii="Verdana" w:hAnsi="Verdana"/>
          <w:i/>
          <w:iCs/>
          <w:color w:val="0000FF"/>
          <w:sz w:val="20"/>
          <w:szCs w:val="20"/>
        </w:rPr>
        <w:t>Delivery date</w:t>
      </w:r>
      <w:r>
        <w:rPr>
          <w:rFonts w:ascii="Verdana" w:hAnsi="Verdana"/>
          <w:i/>
          <w:iCs/>
          <w:color w:val="000000"/>
          <w:sz w:val="20"/>
          <w:szCs w:val="20"/>
        </w:rPr>
        <w:t xml:space="preserve"> </w:t>
      </w:r>
      <w:r w:rsidRPr="0023390F">
        <w:t>on which the service is to be performed</w:t>
      </w:r>
    </w:p>
    <w:p w:rsidR="00857B32" w:rsidRDefault="00857B32" w:rsidP="00857B32">
      <w:pPr>
        <w:rPr>
          <w:rFonts w:ascii="Verdana" w:hAnsi="Verdana"/>
          <w:i/>
          <w:iCs/>
          <w:color w:val="000000"/>
          <w:sz w:val="20"/>
          <w:szCs w:val="20"/>
        </w:rPr>
      </w:pPr>
    </w:p>
    <w:p w:rsidR="00857B32" w:rsidRPr="003A1A5E" w:rsidRDefault="00857B32" w:rsidP="00857B32">
      <w:pPr>
        <w:rPr>
          <w:rFonts w:ascii="Verdana" w:hAnsi="Verdana"/>
          <w:b/>
          <w:i/>
          <w:iCs/>
          <w:color w:val="FF0000"/>
          <w:sz w:val="20"/>
          <w:szCs w:val="20"/>
        </w:rPr>
      </w:pPr>
      <w:r w:rsidRPr="00806ED1">
        <w:lastRenderedPageBreak/>
        <w:t>7)  Enter</w:t>
      </w:r>
      <w:r>
        <w:rPr>
          <w:rFonts w:ascii="Verdana" w:hAnsi="Verdana"/>
          <w:i/>
          <w:iCs/>
          <w:color w:val="000000"/>
          <w:sz w:val="20"/>
          <w:szCs w:val="20"/>
        </w:rPr>
        <w:t xml:space="preserve"> </w:t>
      </w:r>
      <w:r w:rsidR="00DC1786" w:rsidRPr="00DC1786">
        <w:rPr>
          <w:rFonts w:ascii="Verdana" w:hAnsi="Verdana"/>
          <w:i/>
          <w:iCs/>
          <w:color w:val="0000FF"/>
          <w:sz w:val="20"/>
          <w:szCs w:val="20"/>
        </w:rPr>
        <w:t>the material group</w:t>
      </w:r>
      <w:r w:rsidR="00DC1786">
        <w:rPr>
          <w:color w:val="1F497D"/>
        </w:rPr>
        <w:t xml:space="preserve"> </w:t>
      </w:r>
      <w:r w:rsidR="00DC1786" w:rsidRPr="00DC1786">
        <w:t>if defined, otherwise enter</w:t>
      </w:r>
      <w:r w:rsidR="00DC1786">
        <w:rPr>
          <w:color w:val="1F497D"/>
        </w:rPr>
        <w:t xml:space="preserve"> </w:t>
      </w:r>
      <w:r>
        <w:rPr>
          <w:rFonts w:ascii="Verdana" w:hAnsi="Verdana"/>
          <w:i/>
          <w:iCs/>
          <w:color w:val="000000"/>
          <w:sz w:val="20"/>
          <w:szCs w:val="20"/>
        </w:rPr>
        <w:t>“</w:t>
      </w:r>
      <w:r>
        <w:rPr>
          <w:rFonts w:ascii="Verdana" w:hAnsi="Verdana"/>
          <w:b/>
          <w:i/>
          <w:iCs/>
          <w:color w:val="0000FF"/>
          <w:sz w:val="20"/>
          <w:szCs w:val="20"/>
        </w:rPr>
        <w:t>99</w:t>
      </w:r>
      <w:r>
        <w:rPr>
          <w:rFonts w:ascii="Verdana" w:hAnsi="Verdana"/>
          <w:i/>
          <w:iCs/>
          <w:color w:val="000000"/>
          <w:sz w:val="20"/>
          <w:szCs w:val="20"/>
        </w:rPr>
        <w:t xml:space="preserve">” </w:t>
      </w:r>
      <w:r w:rsidRPr="00FF3FC3">
        <w:rPr>
          <w:rFonts w:ascii="Verdana" w:hAnsi="Verdana"/>
          <w:i/>
          <w:iCs/>
          <w:color w:val="0000FF"/>
          <w:sz w:val="20"/>
          <w:szCs w:val="20"/>
        </w:rPr>
        <w:t xml:space="preserve">No Material Group </w:t>
      </w:r>
      <w:r w:rsidRPr="00806ED1">
        <w:t>under the</w:t>
      </w:r>
      <w:r>
        <w:rPr>
          <w:rFonts w:ascii="Verdana" w:hAnsi="Verdana"/>
          <w:i/>
          <w:iCs/>
          <w:color w:val="000000"/>
          <w:sz w:val="20"/>
          <w:szCs w:val="20"/>
        </w:rPr>
        <w:t xml:space="preserve"> </w:t>
      </w:r>
      <w:r w:rsidRPr="003E626A">
        <w:rPr>
          <w:rFonts w:ascii="Verdana" w:hAnsi="Verdana"/>
          <w:i/>
          <w:iCs/>
          <w:color w:val="0000FF"/>
          <w:sz w:val="20"/>
          <w:szCs w:val="20"/>
        </w:rPr>
        <w:t>Material Group</w:t>
      </w:r>
      <w:r>
        <w:rPr>
          <w:rFonts w:ascii="Verdana" w:hAnsi="Verdana"/>
          <w:i/>
          <w:iCs/>
          <w:color w:val="000000"/>
          <w:sz w:val="20"/>
          <w:szCs w:val="20"/>
        </w:rPr>
        <w:t xml:space="preserve"> </w:t>
      </w:r>
      <w:r w:rsidRPr="00806ED1">
        <w:t>field</w:t>
      </w:r>
      <w:r w:rsidRPr="0023390F">
        <w:rPr>
          <w:rFonts w:ascii="Verdana" w:hAnsi="Verdana"/>
          <w:i/>
          <w:iCs/>
          <w:color w:val="0000FF"/>
          <w:sz w:val="20"/>
          <w:szCs w:val="20"/>
        </w:rPr>
        <w:t xml:space="preserve"> </w:t>
      </w:r>
      <w:r w:rsidR="00DC1786">
        <w:rPr>
          <w:rFonts w:ascii="Verdana" w:hAnsi="Verdana"/>
          <w:i/>
          <w:iCs/>
          <w:color w:val="0000FF"/>
          <w:sz w:val="20"/>
          <w:szCs w:val="20"/>
        </w:rPr>
        <w:t>if Non Inventory.</w:t>
      </w:r>
    </w:p>
    <w:p w:rsidR="00857B32" w:rsidRDefault="00857B32" w:rsidP="00857B32"/>
    <w:p w:rsidR="00857B32" w:rsidRDefault="00857B32" w:rsidP="00857B32">
      <w:r>
        <w:t>8)  Enter your Plant or Branch under the “</w:t>
      </w:r>
      <w:r w:rsidRPr="00527602">
        <w:rPr>
          <w:rFonts w:ascii="Verdana" w:hAnsi="Verdana"/>
          <w:i/>
          <w:iCs/>
          <w:color w:val="0000FF"/>
          <w:sz w:val="20"/>
          <w:szCs w:val="20"/>
        </w:rPr>
        <w:t>Plant</w:t>
      </w:r>
      <w:r>
        <w:t xml:space="preserve">” field = </w:t>
      </w:r>
      <w:r w:rsidRPr="00451E22">
        <w:t>MA</w:t>
      </w:r>
      <w:r>
        <w:t>01 or SB58, for example</w:t>
      </w:r>
    </w:p>
    <w:p w:rsidR="00857B32" w:rsidRDefault="00857B32" w:rsidP="00857B32"/>
    <w:p w:rsidR="00857B32" w:rsidRPr="00843F0E" w:rsidRDefault="00857B32" w:rsidP="00857B32">
      <w:r>
        <w:t xml:space="preserve">9)  </w:t>
      </w:r>
      <w:r w:rsidRPr="00843F0E">
        <w:t>Enter your Purchasing group</w:t>
      </w:r>
      <w:r w:rsidR="00262250">
        <w:t>:</w:t>
      </w:r>
      <w:r w:rsidRPr="003A1A5E">
        <w:rPr>
          <w:color w:val="FF0000"/>
        </w:rPr>
        <w:t xml:space="preserve"> </w:t>
      </w:r>
      <w:r w:rsidRPr="00262250">
        <w:rPr>
          <w:rFonts w:ascii="Verdana" w:hAnsi="Verdana"/>
          <w:i/>
          <w:iCs/>
          <w:color w:val="0000FF"/>
          <w:sz w:val="20"/>
          <w:szCs w:val="20"/>
        </w:rPr>
        <w:t>“</w:t>
      </w:r>
      <w:r w:rsidRPr="00262250">
        <w:rPr>
          <w:rFonts w:ascii="Verdana" w:hAnsi="Verdana"/>
          <w:b/>
          <w:i/>
          <w:iCs/>
          <w:color w:val="0000FF"/>
          <w:sz w:val="20"/>
          <w:szCs w:val="20"/>
        </w:rPr>
        <w:t>B08</w:t>
      </w:r>
      <w:r w:rsidR="00262250" w:rsidRPr="00262250">
        <w:rPr>
          <w:rFonts w:ascii="Verdana" w:hAnsi="Verdana"/>
          <w:b/>
          <w:i/>
          <w:iCs/>
          <w:color w:val="0000FF"/>
          <w:sz w:val="20"/>
          <w:szCs w:val="20"/>
        </w:rPr>
        <w:t xml:space="preserve"> or B09</w:t>
      </w:r>
      <w:r w:rsidR="00262250" w:rsidRPr="00262250">
        <w:rPr>
          <w:rFonts w:ascii="Verdana" w:hAnsi="Verdana"/>
          <w:i/>
          <w:iCs/>
          <w:color w:val="0000FF"/>
          <w:sz w:val="20"/>
          <w:szCs w:val="20"/>
        </w:rPr>
        <w:t>” if Corporate places the order</w:t>
      </w:r>
      <w:r w:rsidRPr="00262250">
        <w:rPr>
          <w:rFonts w:ascii="Verdana" w:hAnsi="Verdana"/>
          <w:i/>
          <w:iCs/>
          <w:color w:val="0000FF"/>
          <w:sz w:val="20"/>
          <w:szCs w:val="20"/>
        </w:rPr>
        <w:t xml:space="preserve"> or “</w:t>
      </w:r>
      <w:r w:rsidR="00262250" w:rsidRPr="00262250">
        <w:rPr>
          <w:rFonts w:ascii="Verdana" w:hAnsi="Verdana"/>
          <w:b/>
          <w:i/>
          <w:iCs/>
          <w:color w:val="0000FF"/>
          <w:sz w:val="20"/>
          <w:szCs w:val="20"/>
        </w:rPr>
        <w:t>SNC</w:t>
      </w:r>
      <w:r w:rsidR="00262250" w:rsidRPr="00262250">
        <w:rPr>
          <w:rFonts w:ascii="Verdana" w:hAnsi="Verdana"/>
          <w:i/>
          <w:iCs/>
          <w:color w:val="0000FF"/>
          <w:sz w:val="20"/>
          <w:szCs w:val="20"/>
        </w:rPr>
        <w:t xml:space="preserve">” </w:t>
      </w:r>
      <w:r w:rsidRPr="00262250">
        <w:rPr>
          <w:rFonts w:ascii="Verdana" w:hAnsi="Verdana"/>
          <w:i/>
          <w:iCs/>
          <w:color w:val="0000FF"/>
          <w:sz w:val="20"/>
          <w:szCs w:val="20"/>
        </w:rPr>
        <w:t xml:space="preserve">for SBS North Carolina” </w:t>
      </w:r>
      <w:r w:rsidR="00751EE0" w:rsidRPr="00262250">
        <w:rPr>
          <w:rFonts w:ascii="Verdana" w:hAnsi="Verdana"/>
          <w:i/>
          <w:iCs/>
          <w:color w:val="0000FF"/>
          <w:sz w:val="20"/>
          <w:szCs w:val="20"/>
        </w:rPr>
        <w:t>for example</w:t>
      </w:r>
      <w:r w:rsidR="00751EE0" w:rsidRPr="00451E22">
        <w:t>.  Y</w:t>
      </w:r>
      <w:r w:rsidRPr="00451E22">
        <w:t>ou can click on drop down to find the one you need</w:t>
      </w:r>
      <w:r w:rsidRPr="00262250">
        <w:rPr>
          <w:rFonts w:ascii="Verdana" w:hAnsi="Verdana"/>
          <w:i/>
          <w:iCs/>
          <w:sz w:val="20"/>
          <w:szCs w:val="20"/>
        </w:rPr>
        <w:t xml:space="preserve"> </w:t>
      </w:r>
      <w:r w:rsidRPr="00843F0E">
        <w:t>under</w:t>
      </w:r>
      <w:r w:rsidR="00751EE0">
        <w:t xml:space="preserve"> the</w:t>
      </w:r>
      <w:r>
        <w:rPr>
          <w:rFonts w:ascii="Verdana" w:hAnsi="Verdana"/>
          <w:i/>
          <w:iCs/>
          <w:color w:val="000000"/>
          <w:sz w:val="20"/>
          <w:szCs w:val="20"/>
        </w:rPr>
        <w:t xml:space="preserve"> </w:t>
      </w:r>
      <w:r w:rsidRPr="00E34F18">
        <w:rPr>
          <w:rFonts w:ascii="Verdana" w:hAnsi="Verdana"/>
          <w:i/>
          <w:iCs/>
          <w:color w:val="0000FF"/>
          <w:sz w:val="20"/>
          <w:szCs w:val="20"/>
        </w:rPr>
        <w:t>Purchasing Group</w:t>
      </w:r>
      <w:r>
        <w:rPr>
          <w:rFonts w:ascii="Verdana" w:hAnsi="Verdana"/>
          <w:i/>
          <w:iCs/>
          <w:color w:val="000000"/>
          <w:sz w:val="20"/>
          <w:szCs w:val="20"/>
        </w:rPr>
        <w:t xml:space="preserve"> </w:t>
      </w:r>
      <w:r w:rsidRPr="00843F0E">
        <w:t>field</w:t>
      </w:r>
    </w:p>
    <w:p w:rsidR="00857B32" w:rsidRDefault="00857B32" w:rsidP="00857B32"/>
    <w:p w:rsidR="00857B32" w:rsidRPr="00843F0E" w:rsidRDefault="00857B32" w:rsidP="00857B32">
      <w:r>
        <w:t xml:space="preserve">10)  </w:t>
      </w:r>
      <w:r w:rsidRPr="00843F0E">
        <w:t>Enter your</w:t>
      </w:r>
      <w:r>
        <w:rPr>
          <w:rFonts w:ascii="Verdana" w:hAnsi="Verdana"/>
          <w:i/>
          <w:iCs/>
          <w:color w:val="000000"/>
          <w:sz w:val="20"/>
          <w:szCs w:val="20"/>
        </w:rPr>
        <w:t xml:space="preserve"> </w:t>
      </w:r>
      <w:r w:rsidRPr="00E34F18">
        <w:rPr>
          <w:rFonts w:ascii="Verdana" w:hAnsi="Verdana"/>
          <w:b/>
          <w:i/>
          <w:iCs/>
          <w:color w:val="0000FF"/>
          <w:sz w:val="20"/>
          <w:szCs w:val="20"/>
        </w:rPr>
        <w:t>SAP login</w:t>
      </w:r>
      <w:r>
        <w:rPr>
          <w:rFonts w:ascii="Verdana" w:hAnsi="Verdana"/>
          <w:i/>
          <w:iCs/>
          <w:color w:val="000000"/>
          <w:sz w:val="20"/>
          <w:szCs w:val="20"/>
        </w:rPr>
        <w:t xml:space="preserve"> </w:t>
      </w:r>
      <w:r w:rsidRPr="00843F0E">
        <w:t>name under the</w:t>
      </w:r>
      <w:r>
        <w:rPr>
          <w:rFonts w:ascii="Verdana" w:hAnsi="Verdana"/>
          <w:i/>
          <w:iCs/>
          <w:color w:val="000000"/>
          <w:sz w:val="20"/>
          <w:szCs w:val="20"/>
        </w:rPr>
        <w:t xml:space="preserve"> </w:t>
      </w:r>
      <w:r w:rsidRPr="00E34F18">
        <w:rPr>
          <w:rFonts w:ascii="Verdana" w:hAnsi="Verdana"/>
          <w:i/>
          <w:iCs/>
          <w:color w:val="0000FF"/>
          <w:sz w:val="20"/>
          <w:szCs w:val="20"/>
        </w:rPr>
        <w:t>Requisitioner</w:t>
      </w:r>
      <w:r>
        <w:rPr>
          <w:rFonts w:ascii="Verdana" w:hAnsi="Verdana"/>
          <w:i/>
          <w:iCs/>
          <w:color w:val="000000"/>
          <w:sz w:val="20"/>
          <w:szCs w:val="20"/>
        </w:rPr>
        <w:t xml:space="preserve"> </w:t>
      </w:r>
      <w:r w:rsidRPr="00843F0E">
        <w:t>field (</w:t>
      </w:r>
      <w:r w:rsidRPr="00751EE0">
        <w:rPr>
          <w:b/>
          <w:i/>
        </w:rPr>
        <w:t>note</w:t>
      </w:r>
      <w:r w:rsidRPr="00843F0E">
        <w:t>: it must be first maintain</w:t>
      </w:r>
      <w:r>
        <w:t>ed</w:t>
      </w:r>
      <w:r w:rsidRPr="00843F0E">
        <w:t xml:space="preserve"> in </w:t>
      </w:r>
      <w:r>
        <w:t xml:space="preserve">the </w:t>
      </w:r>
      <w:r w:rsidRPr="00843F0E">
        <w:t>PR routing table by SEC Corp)</w:t>
      </w:r>
    </w:p>
    <w:p w:rsidR="00857B32" w:rsidRDefault="00857B32" w:rsidP="00857B32"/>
    <w:p w:rsidR="00857B32" w:rsidRDefault="00857B32" w:rsidP="00857B32">
      <w:pPr>
        <w:rPr>
          <w:rFonts w:ascii="Verdana" w:hAnsi="Verdana"/>
          <w:i/>
          <w:iCs/>
          <w:color w:val="000000"/>
          <w:sz w:val="20"/>
          <w:szCs w:val="20"/>
        </w:rPr>
      </w:pPr>
      <w:r>
        <w:t xml:space="preserve">11)  </w:t>
      </w:r>
      <w:r w:rsidRPr="00843F0E">
        <w:t>Enter the Vendor # under the</w:t>
      </w:r>
      <w:r>
        <w:rPr>
          <w:rFonts w:ascii="Verdana" w:hAnsi="Verdana"/>
          <w:i/>
          <w:iCs/>
          <w:color w:val="000000"/>
          <w:sz w:val="20"/>
          <w:szCs w:val="20"/>
        </w:rPr>
        <w:t xml:space="preserve"> </w:t>
      </w:r>
      <w:r w:rsidRPr="00E34F18">
        <w:rPr>
          <w:rFonts w:ascii="Verdana" w:hAnsi="Verdana"/>
          <w:i/>
          <w:iCs/>
          <w:color w:val="0000FF"/>
          <w:sz w:val="20"/>
          <w:szCs w:val="20"/>
        </w:rPr>
        <w:t xml:space="preserve">Fixed </w:t>
      </w:r>
      <w:r>
        <w:rPr>
          <w:rFonts w:ascii="Verdana" w:hAnsi="Verdana"/>
          <w:i/>
          <w:iCs/>
          <w:color w:val="0000FF"/>
          <w:sz w:val="20"/>
          <w:szCs w:val="20"/>
        </w:rPr>
        <w:t>V</w:t>
      </w:r>
      <w:r w:rsidRPr="00E34F18">
        <w:rPr>
          <w:rFonts w:ascii="Verdana" w:hAnsi="Verdana"/>
          <w:i/>
          <w:iCs/>
          <w:color w:val="0000FF"/>
          <w:sz w:val="20"/>
          <w:szCs w:val="20"/>
        </w:rPr>
        <w:t>endor</w:t>
      </w:r>
      <w:r>
        <w:rPr>
          <w:rFonts w:ascii="Verdana" w:hAnsi="Verdana"/>
          <w:i/>
          <w:iCs/>
          <w:color w:val="000000"/>
          <w:sz w:val="20"/>
          <w:szCs w:val="20"/>
        </w:rPr>
        <w:t xml:space="preserve"> </w:t>
      </w:r>
      <w:r w:rsidRPr="00843F0E">
        <w:t>field</w:t>
      </w:r>
    </w:p>
    <w:p w:rsidR="00857B32" w:rsidRDefault="00857B32" w:rsidP="00857B32">
      <w:pPr>
        <w:rPr>
          <w:rFonts w:ascii="Verdana" w:hAnsi="Verdana"/>
          <w:i/>
          <w:iCs/>
          <w:color w:val="000000"/>
          <w:sz w:val="20"/>
          <w:szCs w:val="20"/>
        </w:rPr>
      </w:pPr>
    </w:p>
    <w:p w:rsidR="00857B32" w:rsidRDefault="00857B32" w:rsidP="00857B32">
      <w:pPr>
        <w:rPr>
          <w:rFonts w:ascii="Verdana" w:hAnsi="Verdana"/>
          <w:i/>
          <w:iCs/>
          <w:color w:val="000000"/>
          <w:sz w:val="20"/>
          <w:szCs w:val="20"/>
        </w:rPr>
      </w:pPr>
      <w:r>
        <w:t xml:space="preserve">12)  </w:t>
      </w:r>
      <w:r w:rsidRPr="00843F0E">
        <w:t>Enter</w:t>
      </w:r>
      <w:r w:rsidRPr="00806ED1">
        <w:rPr>
          <w:rFonts w:ascii="Verdana" w:hAnsi="Verdana"/>
          <w:iCs/>
          <w:color w:val="000000"/>
          <w:sz w:val="20"/>
          <w:szCs w:val="20"/>
        </w:rPr>
        <w:t xml:space="preserve"> the</w:t>
      </w:r>
      <w:r>
        <w:rPr>
          <w:rFonts w:ascii="Verdana" w:hAnsi="Verdana"/>
          <w:i/>
          <w:iCs/>
          <w:color w:val="000000"/>
          <w:sz w:val="20"/>
          <w:szCs w:val="20"/>
        </w:rPr>
        <w:t xml:space="preserve"> </w:t>
      </w:r>
      <w:r w:rsidRPr="00806ED1">
        <w:rPr>
          <w:rFonts w:ascii="Verdana" w:hAnsi="Verdana"/>
          <w:i/>
          <w:iCs/>
          <w:color w:val="0000FF"/>
          <w:sz w:val="20"/>
          <w:szCs w:val="20"/>
        </w:rPr>
        <w:t>Purchasing Organization</w:t>
      </w:r>
      <w:r>
        <w:rPr>
          <w:rFonts w:ascii="Verdana" w:hAnsi="Verdana"/>
          <w:i/>
          <w:iCs/>
          <w:color w:val="000000"/>
          <w:sz w:val="20"/>
          <w:szCs w:val="20"/>
        </w:rPr>
        <w:t xml:space="preserve"> </w:t>
      </w:r>
      <w:r w:rsidRPr="00843F0E">
        <w:t>under the</w:t>
      </w:r>
      <w:r>
        <w:rPr>
          <w:rFonts w:ascii="Verdana" w:hAnsi="Verdana"/>
          <w:i/>
          <w:iCs/>
          <w:color w:val="000000"/>
          <w:sz w:val="20"/>
          <w:szCs w:val="20"/>
        </w:rPr>
        <w:t xml:space="preserve"> </w:t>
      </w:r>
      <w:r>
        <w:rPr>
          <w:rFonts w:ascii="Verdana" w:hAnsi="Verdana"/>
          <w:i/>
          <w:iCs/>
          <w:color w:val="0000FF"/>
          <w:sz w:val="20"/>
          <w:szCs w:val="20"/>
        </w:rPr>
        <w:t xml:space="preserve">POrg, </w:t>
      </w:r>
      <w:r w:rsidRPr="00843F0E">
        <w:t>for example</w:t>
      </w:r>
      <w:r>
        <w:rPr>
          <w:rFonts w:ascii="Verdana" w:hAnsi="Verdana"/>
          <w:i/>
          <w:iCs/>
          <w:color w:val="0000FF"/>
          <w:sz w:val="20"/>
          <w:szCs w:val="20"/>
        </w:rPr>
        <w:t xml:space="preserve"> </w:t>
      </w:r>
      <w:r w:rsidRPr="00E34F18">
        <w:rPr>
          <w:rFonts w:ascii="Verdana" w:hAnsi="Verdana"/>
          <w:b/>
          <w:i/>
          <w:iCs/>
          <w:color w:val="0000FF"/>
          <w:sz w:val="20"/>
          <w:szCs w:val="20"/>
        </w:rPr>
        <w:t>SH</w:t>
      </w:r>
      <w:r>
        <w:rPr>
          <w:rFonts w:ascii="Verdana" w:hAnsi="Verdana"/>
          <w:b/>
          <w:i/>
          <w:iCs/>
          <w:color w:val="0000FF"/>
          <w:sz w:val="20"/>
          <w:szCs w:val="20"/>
        </w:rPr>
        <w:t>BS or SH01</w:t>
      </w:r>
    </w:p>
    <w:p w:rsidR="00857B32" w:rsidRDefault="00857B32" w:rsidP="00857B32"/>
    <w:p w:rsidR="00857B32" w:rsidRDefault="00857B32" w:rsidP="00857B32">
      <w:pPr>
        <w:rPr>
          <w:rFonts w:ascii="Verdana" w:hAnsi="Verdana"/>
          <w:i/>
          <w:iCs/>
          <w:color w:val="000000"/>
          <w:sz w:val="20"/>
          <w:szCs w:val="20"/>
        </w:rPr>
      </w:pPr>
      <w:r w:rsidRPr="00505C1E">
        <w:t>Now that all the above fields have been entered you can hit the</w:t>
      </w:r>
      <w:r>
        <w:rPr>
          <w:rFonts w:ascii="Verdana" w:hAnsi="Verdana"/>
          <w:i/>
          <w:iCs/>
          <w:color w:val="000000"/>
          <w:sz w:val="20"/>
          <w:szCs w:val="20"/>
        </w:rPr>
        <w:t xml:space="preserve"> “</w:t>
      </w:r>
      <w:r w:rsidRPr="004E4E6A">
        <w:rPr>
          <w:rFonts w:ascii="Verdana" w:hAnsi="Verdana"/>
          <w:b/>
          <w:i/>
          <w:iCs/>
          <w:color w:val="0000FF"/>
          <w:sz w:val="20"/>
          <w:szCs w:val="20"/>
        </w:rPr>
        <w:t>Enter</w:t>
      </w:r>
      <w:r>
        <w:rPr>
          <w:rFonts w:ascii="Verdana" w:hAnsi="Verdana"/>
          <w:i/>
          <w:iCs/>
          <w:color w:val="000000"/>
          <w:sz w:val="20"/>
          <w:szCs w:val="20"/>
        </w:rPr>
        <w:t xml:space="preserve">” </w:t>
      </w:r>
      <w:r w:rsidRPr="00505C1E">
        <w:t>key on your keyboard. The “Create PR” screen will request that you enter a G/L account and Cost Center or Profit Center on the</w:t>
      </w:r>
      <w:r w:rsidRPr="0019509E">
        <w:rPr>
          <w:rFonts w:ascii="Verdana" w:hAnsi="Verdana"/>
          <w:i/>
          <w:iCs/>
          <w:sz w:val="20"/>
          <w:szCs w:val="20"/>
        </w:rPr>
        <w:t xml:space="preserve"> </w:t>
      </w:r>
      <w:r w:rsidRPr="0019509E">
        <w:rPr>
          <w:rFonts w:ascii="Verdana" w:hAnsi="Verdana"/>
          <w:i/>
          <w:iCs/>
          <w:color w:val="0000FF"/>
          <w:sz w:val="20"/>
          <w:szCs w:val="20"/>
        </w:rPr>
        <w:t>Account Assignment</w:t>
      </w:r>
      <w:r w:rsidRPr="0019509E">
        <w:rPr>
          <w:rFonts w:ascii="Verdana" w:hAnsi="Verdana"/>
          <w:i/>
          <w:iCs/>
          <w:sz w:val="20"/>
          <w:szCs w:val="20"/>
        </w:rPr>
        <w:t xml:space="preserve"> </w:t>
      </w:r>
      <w:r w:rsidRPr="00505C1E">
        <w:t>tab</w:t>
      </w:r>
      <w:r w:rsidRPr="0019509E">
        <w:rPr>
          <w:rFonts w:ascii="Verdana" w:hAnsi="Verdana"/>
          <w:i/>
          <w:iCs/>
          <w:sz w:val="20"/>
          <w:szCs w:val="20"/>
        </w:rPr>
        <w:t>.</w:t>
      </w:r>
    </w:p>
    <w:p w:rsidR="00857B32" w:rsidRDefault="00857B32" w:rsidP="00857B32">
      <w:pPr>
        <w:rPr>
          <w:rFonts w:ascii="Verdana" w:hAnsi="Verdana"/>
          <w:i/>
          <w:iCs/>
          <w:color w:val="000000"/>
          <w:sz w:val="20"/>
          <w:szCs w:val="20"/>
        </w:rPr>
      </w:pPr>
    </w:p>
    <w:p w:rsidR="00857B32" w:rsidRDefault="00857B32" w:rsidP="00857B32"/>
    <w:p w:rsidR="00843F0E" w:rsidRDefault="000F36C0" w:rsidP="00334A4C">
      <w:pPr>
        <w:pStyle w:val="ListParagraph"/>
        <w:rPr>
          <w:b/>
          <w:sz w:val="28"/>
          <w:szCs w:val="28"/>
        </w:rPr>
      </w:pPr>
      <w:r>
        <w:rPr>
          <w:noProof/>
        </w:rPr>
        <mc:AlternateContent>
          <mc:Choice Requires="wps">
            <w:drawing>
              <wp:anchor distT="0" distB="0" distL="114300" distR="114300" simplePos="0" relativeHeight="251772928" behindDoc="0" locked="0" layoutInCell="1" allowOverlap="1">
                <wp:simplePos x="0" y="0"/>
                <wp:positionH relativeFrom="column">
                  <wp:posOffset>1365885</wp:posOffset>
                </wp:positionH>
                <wp:positionV relativeFrom="paragraph">
                  <wp:posOffset>1007110</wp:posOffset>
                </wp:positionV>
                <wp:extent cx="1555667" cy="890649"/>
                <wp:effectExtent l="38100" t="38100" r="26035" b="24130"/>
                <wp:wrapNone/>
                <wp:docPr id="116" name="Straight Arrow Connector 116"/>
                <wp:cNvGraphicFramePr/>
                <a:graphic xmlns:a="http://schemas.openxmlformats.org/drawingml/2006/main">
                  <a:graphicData uri="http://schemas.microsoft.com/office/word/2010/wordprocessingShape">
                    <wps:wsp>
                      <wps:cNvCnPr/>
                      <wps:spPr>
                        <a:xfrm flipH="1" flipV="1">
                          <a:off x="0" y="0"/>
                          <a:ext cx="1555667" cy="89064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C0252" id="Straight Arrow Connector 116" o:spid="_x0000_s1026" type="#_x0000_t32" style="position:absolute;margin-left:107.55pt;margin-top:79.3pt;width:122.5pt;height:70.15pt;flip:x 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" strokecolor="black [3213]" strokeweight="1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simplePos x="0" y="0"/>
                <wp:positionH relativeFrom="column">
                  <wp:posOffset>1620982</wp:posOffset>
                </wp:positionH>
                <wp:positionV relativeFrom="paragraph">
                  <wp:posOffset>772556</wp:posOffset>
                </wp:positionV>
                <wp:extent cx="1341912" cy="777834"/>
                <wp:effectExtent l="38100" t="38100" r="29845" b="22860"/>
                <wp:wrapNone/>
                <wp:docPr id="114" name="Straight Arrow Connector 114"/>
                <wp:cNvGraphicFramePr/>
                <a:graphic xmlns:a="http://schemas.openxmlformats.org/drawingml/2006/main">
                  <a:graphicData uri="http://schemas.microsoft.com/office/word/2010/wordprocessingShape">
                    <wps:wsp>
                      <wps:cNvCnPr/>
                      <wps:spPr>
                        <a:xfrm flipH="1" flipV="1">
                          <a:off x="0" y="0"/>
                          <a:ext cx="1341912" cy="77783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3D40C" id="Straight Arrow Connector 114" o:spid="_x0000_s1026" type="#_x0000_t32" style="position:absolute;margin-left:127.65pt;margin-top:60.85pt;width:105.65pt;height:61.25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" strokecolor="black [3213]" strokeweight="1pt">
                <v:stroke endarrow="block" joinstyle="miter"/>
              </v:shape>
            </w:pict>
          </mc:Fallback>
        </mc:AlternateContent>
      </w:r>
      <w:r>
        <w:rPr>
          <w:noProof/>
        </w:rPr>
        <w:drawing>
          <wp:inline distT="0" distB="0" distL="0" distR="0" wp14:anchorId="4FCF7881" wp14:editId="654EC93F">
            <wp:extent cx="5943600" cy="117919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179195"/>
                    </a:xfrm>
                    <a:prstGeom prst="rect">
                      <a:avLst/>
                    </a:prstGeom>
                  </pic:spPr>
                </pic:pic>
              </a:graphicData>
            </a:graphic>
          </wp:inline>
        </w:drawing>
      </w:r>
    </w:p>
    <w:p w:rsidR="00843F0E" w:rsidRDefault="00843F0E" w:rsidP="00334A4C">
      <w:pPr>
        <w:pStyle w:val="ListParagraph"/>
        <w:rPr>
          <w:b/>
          <w:sz w:val="28"/>
          <w:szCs w:val="28"/>
        </w:rPr>
      </w:pPr>
    </w:p>
    <w:p w:rsidR="00857B32" w:rsidRPr="005A0812" w:rsidRDefault="00857B32" w:rsidP="00857B32">
      <w:pPr>
        <w:rPr>
          <w:rFonts w:ascii="Verdana" w:hAnsi="Verdana"/>
          <w:i/>
          <w:iCs/>
          <w:color w:val="000000"/>
          <w:sz w:val="20"/>
          <w:szCs w:val="20"/>
        </w:rPr>
      </w:pPr>
      <w:r>
        <w:t xml:space="preserve">13)  </w:t>
      </w:r>
      <w:r w:rsidRPr="00505C1E">
        <w:t>Enter</w:t>
      </w:r>
      <w:r>
        <w:rPr>
          <w:rFonts w:ascii="Verdana" w:hAnsi="Verdana"/>
          <w:i/>
          <w:iCs/>
          <w:color w:val="000000"/>
          <w:sz w:val="20"/>
          <w:szCs w:val="20"/>
        </w:rPr>
        <w:t xml:space="preserve"> “</w:t>
      </w:r>
      <w:r w:rsidRPr="004E4E6A">
        <w:rPr>
          <w:rFonts w:ascii="Verdana" w:hAnsi="Verdana"/>
          <w:i/>
          <w:iCs/>
          <w:color w:val="0000FF"/>
          <w:sz w:val="20"/>
          <w:szCs w:val="20"/>
        </w:rPr>
        <w:t>G/L Account #</w:t>
      </w:r>
      <w:r w:rsidRPr="00A502DF">
        <w:rPr>
          <w:rFonts w:ascii="Verdana" w:hAnsi="Verdana"/>
          <w:i/>
          <w:iCs/>
          <w:color w:val="000000"/>
          <w:sz w:val="20"/>
          <w:szCs w:val="20"/>
        </w:rPr>
        <w:t>”</w:t>
      </w:r>
      <w:r>
        <w:rPr>
          <w:rFonts w:ascii="Verdana" w:hAnsi="Verdana"/>
          <w:i/>
          <w:iCs/>
          <w:color w:val="000000"/>
          <w:sz w:val="20"/>
          <w:szCs w:val="20"/>
        </w:rPr>
        <w:t xml:space="preserve"> </w:t>
      </w:r>
      <w:r w:rsidRPr="00505C1E">
        <w:t>under the</w:t>
      </w:r>
      <w:r>
        <w:rPr>
          <w:rFonts w:ascii="Verdana" w:hAnsi="Verdana"/>
          <w:i/>
          <w:iCs/>
          <w:color w:val="000000"/>
          <w:sz w:val="20"/>
          <w:szCs w:val="20"/>
        </w:rPr>
        <w:t xml:space="preserve"> </w:t>
      </w:r>
      <w:r w:rsidRPr="004E4E6A">
        <w:rPr>
          <w:rFonts w:ascii="Verdana" w:hAnsi="Verdana"/>
          <w:i/>
          <w:iCs/>
          <w:color w:val="0000FF"/>
          <w:sz w:val="20"/>
          <w:szCs w:val="20"/>
        </w:rPr>
        <w:t>G/L Account</w:t>
      </w:r>
      <w:r>
        <w:rPr>
          <w:rFonts w:ascii="Verdana" w:hAnsi="Verdana"/>
          <w:i/>
          <w:iCs/>
          <w:color w:val="0000FF"/>
          <w:sz w:val="20"/>
          <w:szCs w:val="20"/>
        </w:rPr>
        <w:t xml:space="preserve"> </w:t>
      </w:r>
      <w:r w:rsidRPr="00505C1E">
        <w:t>field</w:t>
      </w:r>
    </w:p>
    <w:p w:rsidR="00857B32" w:rsidRDefault="00857B32" w:rsidP="00857B32">
      <w:pPr>
        <w:rPr>
          <w:rFonts w:ascii="Verdana" w:hAnsi="Verdana"/>
          <w:i/>
          <w:iCs/>
          <w:color w:val="000000"/>
          <w:sz w:val="20"/>
          <w:szCs w:val="20"/>
        </w:rPr>
      </w:pPr>
    </w:p>
    <w:p w:rsidR="00857B32" w:rsidRPr="005A0812" w:rsidRDefault="00857B32" w:rsidP="00857B32">
      <w:pPr>
        <w:rPr>
          <w:rFonts w:ascii="Verdana" w:hAnsi="Verdana"/>
          <w:i/>
          <w:iCs/>
          <w:color w:val="000000"/>
          <w:sz w:val="20"/>
          <w:szCs w:val="20"/>
        </w:rPr>
      </w:pPr>
      <w:r>
        <w:t xml:space="preserve">14)  </w:t>
      </w:r>
      <w:r w:rsidRPr="00505C1E">
        <w:t>Enter</w:t>
      </w:r>
      <w:r>
        <w:rPr>
          <w:rFonts w:ascii="Verdana" w:hAnsi="Verdana"/>
          <w:i/>
          <w:iCs/>
          <w:color w:val="000000"/>
          <w:sz w:val="20"/>
          <w:szCs w:val="20"/>
        </w:rPr>
        <w:t xml:space="preserve"> “</w:t>
      </w:r>
      <w:r>
        <w:rPr>
          <w:rFonts w:ascii="Verdana" w:hAnsi="Verdana"/>
          <w:i/>
          <w:iCs/>
          <w:color w:val="0000FF"/>
          <w:sz w:val="20"/>
          <w:szCs w:val="20"/>
        </w:rPr>
        <w:t>Cost Center</w:t>
      </w:r>
      <w:r w:rsidRPr="004E4E6A">
        <w:rPr>
          <w:rFonts w:ascii="Verdana" w:hAnsi="Verdana"/>
          <w:i/>
          <w:iCs/>
          <w:color w:val="0000FF"/>
          <w:sz w:val="20"/>
          <w:szCs w:val="20"/>
        </w:rPr>
        <w:t xml:space="preserve"> #</w:t>
      </w:r>
      <w:r w:rsidRPr="005A0812">
        <w:rPr>
          <w:rFonts w:ascii="Verdana" w:hAnsi="Verdana"/>
          <w:i/>
          <w:iCs/>
          <w:color w:val="000000"/>
          <w:sz w:val="20"/>
          <w:szCs w:val="20"/>
        </w:rPr>
        <w:t>”</w:t>
      </w:r>
      <w:r>
        <w:rPr>
          <w:rFonts w:ascii="Verdana" w:hAnsi="Verdana"/>
          <w:i/>
          <w:iCs/>
          <w:color w:val="000000"/>
          <w:sz w:val="20"/>
          <w:szCs w:val="20"/>
        </w:rPr>
        <w:t xml:space="preserve"> </w:t>
      </w:r>
      <w:r w:rsidRPr="00505C1E">
        <w:t>under the</w:t>
      </w:r>
      <w:r>
        <w:rPr>
          <w:rFonts w:ascii="Verdana" w:hAnsi="Verdana"/>
          <w:i/>
          <w:iCs/>
          <w:color w:val="000000"/>
          <w:sz w:val="20"/>
          <w:szCs w:val="20"/>
        </w:rPr>
        <w:t xml:space="preserve"> </w:t>
      </w:r>
      <w:r>
        <w:rPr>
          <w:rFonts w:ascii="Verdana" w:hAnsi="Verdana"/>
          <w:i/>
          <w:iCs/>
          <w:color w:val="0000FF"/>
          <w:sz w:val="20"/>
          <w:szCs w:val="20"/>
        </w:rPr>
        <w:t xml:space="preserve">Cost Center </w:t>
      </w:r>
      <w:r w:rsidRPr="00505C1E">
        <w:t>field or</w:t>
      </w:r>
      <w:r>
        <w:rPr>
          <w:rFonts w:ascii="Verdana" w:hAnsi="Verdana"/>
          <w:i/>
          <w:iCs/>
          <w:color w:val="000000"/>
          <w:sz w:val="20"/>
          <w:szCs w:val="20"/>
        </w:rPr>
        <w:t xml:space="preserve"> “</w:t>
      </w:r>
      <w:r>
        <w:rPr>
          <w:rFonts w:ascii="Verdana" w:hAnsi="Verdana"/>
          <w:i/>
          <w:iCs/>
          <w:color w:val="0000FF"/>
          <w:sz w:val="20"/>
          <w:szCs w:val="20"/>
        </w:rPr>
        <w:t>Profit Center</w:t>
      </w:r>
      <w:r w:rsidRPr="004E4E6A">
        <w:rPr>
          <w:rFonts w:ascii="Verdana" w:hAnsi="Verdana"/>
          <w:i/>
          <w:iCs/>
          <w:color w:val="0000FF"/>
          <w:sz w:val="20"/>
          <w:szCs w:val="20"/>
        </w:rPr>
        <w:t xml:space="preserve"> #</w:t>
      </w:r>
      <w:r w:rsidRPr="005A0812">
        <w:rPr>
          <w:rFonts w:ascii="Verdana" w:hAnsi="Verdana"/>
          <w:i/>
          <w:iCs/>
          <w:color w:val="000000"/>
          <w:sz w:val="20"/>
          <w:szCs w:val="20"/>
        </w:rPr>
        <w:t>”</w:t>
      </w:r>
    </w:p>
    <w:p w:rsidR="00857B32" w:rsidRDefault="00857B32" w:rsidP="00857B32">
      <w:pPr>
        <w:rPr>
          <w:rFonts w:ascii="Verdana" w:hAnsi="Verdana"/>
          <w:i/>
          <w:iCs/>
          <w:color w:val="000000"/>
          <w:sz w:val="20"/>
          <w:szCs w:val="20"/>
        </w:rPr>
      </w:pPr>
    </w:p>
    <w:p w:rsidR="00857B32" w:rsidRPr="00505C1E" w:rsidRDefault="00857B32" w:rsidP="00857B32">
      <w:r w:rsidRPr="00505C1E">
        <w:t>Hit the</w:t>
      </w:r>
      <w:r>
        <w:rPr>
          <w:rFonts w:ascii="Verdana" w:hAnsi="Verdana"/>
          <w:i/>
          <w:iCs/>
          <w:color w:val="000000"/>
          <w:sz w:val="20"/>
          <w:szCs w:val="20"/>
        </w:rPr>
        <w:t xml:space="preserve"> “</w:t>
      </w:r>
      <w:r w:rsidRPr="004E4E6A">
        <w:rPr>
          <w:rFonts w:ascii="Verdana" w:hAnsi="Verdana"/>
          <w:b/>
          <w:i/>
          <w:iCs/>
          <w:color w:val="0000FF"/>
          <w:sz w:val="20"/>
          <w:szCs w:val="20"/>
        </w:rPr>
        <w:t>Enter</w:t>
      </w:r>
      <w:r>
        <w:rPr>
          <w:rFonts w:ascii="Verdana" w:hAnsi="Verdana"/>
          <w:i/>
          <w:iCs/>
          <w:color w:val="000000"/>
          <w:sz w:val="20"/>
          <w:szCs w:val="20"/>
        </w:rPr>
        <w:t xml:space="preserve">” </w:t>
      </w:r>
      <w:r w:rsidRPr="00505C1E">
        <w:t>key on your keyboard. The Create PR screen will request that you enter a Valuation Price on the</w:t>
      </w:r>
      <w:r>
        <w:rPr>
          <w:rFonts w:ascii="Verdana" w:hAnsi="Verdana"/>
          <w:i/>
          <w:iCs/>
          <w:color w:val="000000"/>
          <w:sz w:val="20"/>
          <w:szCs w:val="20"/>
        </w:rPr>
        <w:t xml:space="preserve"> </w:t>
      </w:r>
      <w:r>
        <w:rPr>
          <w:rFonts w:ascii="Verdana" w:hAnsi="Verdana"/>
          <w:i/>
          <w:iCs/>
          <w:color w:val="0000FF"/>
          <w:sz w:val="20"/>
          <w:szCs w:val="20"/>
        </w:rPr>
        <w:t>Valuation</w:t>
      </w:r>
      <w:r>
        <w:rPr>
          <w:rFonts w:ascii="Verdana" w:hAnsi="Verdana"/>
          <w:i/>
          <w:iCs/>
          <w:color w:val="000000"/>
          <w:sz w:val="20"/>
          <w:szCs w:val="20"/>
        </w:rPr>
        <w:t xml:space="preserve"> </w:t>
      </w:r>
      <w:r w:rsidRPr="00505C1E">
        <w:t>tab.</w:t>
      </w:r>
    </w:p>
    <w:p w:rsidR="00857B32" w:rsidRDefault="00857B32" w:rsidP="00857B32">
      <w:pPr>
        <w:rPr>
          <w:rFonts w:ascii="Verdana" w:hAnsi="Verdana"/>
          <w:i/>
          <w:iCs/>
          <w:color w:val="000000"/>
          <w:sz w:val="20"/>
          <w:szCs w:val="20"/>
        </w:rPr>
      </w:pPr>
    </w:p>
    <w:p w:rsidR="00857B32" w:rsidRPr="00AF6E7F" w:rsidRDefault="00857B32" w:rsidP="00857B32">
      <w:pPr>
        <w:rPr>
          <w:ins w:id="1" w:author="Unknown" w:date="2010-02-11T16:01:00Z"/>
          <w:rFonts w:ascii="Verdana" w:hAnsi="Verdana"/>
          <w:i/>
          <w:iCs/>
          <w:sz w:val="20"/>
          <w:szCs w:val="20"/>
        </w:rPr>
      </w:pPr>
      <w:r>
        <w:t xml:space="preserve">15)  </w:t>
      </w:r>
      <w:r w:rsidRPr="00505C1E">
        <w:t>Enter</w:t>
      </w:r>
      <w:r>
        <w:rPr>
          <w:rFonts w:ascii="Verdana" w:hAnsi="Verdana"/>
          <w:i/>
          <w:iCs/>
          <w:color w:val="000000"/>
          <w:sz w:val="20"/>
          <w:szCs w:val="20"/>
        </w:rPr>
        <w:t xml:space="preserve"> “</w:t>
      </w:r>
      <w:r w:rsidRPr="0062281C">
        <w:rPr>
          <w:rFonts w:ascii="Verdana" w:hAnsi="Verdana"/>
          <w:i/>
          <w:iCs/>
          <w:color w:val="0000FF"/>
          <w:sz w:val="20"/>
          <w:szCs w:val="20"/>
        </w:rPr>
        <w:t>Valuation Price</w:t>
      </w:r>
      <w:r>
        <w:rPr>
          <w:rFonts w:ascii="Verdana" w:hAnsi="Verdana"/>
          <w:i/>
          <w:iCs/>
          <w:color w:val="000000"/>
          <w:sz w:val="20"/>
          <w:szCs w:val="20"/>
        </w:rPr>
        <w:t xml:space="preserve">” </w:t>
      </w:r>
      <w:r w:rsidR="00AF6E7F">
        <w:t>under the Valuation Price field;</w:t>
      </w:r>
      <w:r>
        <w:t xml:space="preserve"> </w:t>
      </w:r>
      <w:r w:rsidRPr="00AF6E7F">
        <w:t>this would be the price of the item without tax</w:t>
      </w:r>
    </w:p>
    <w:p w:rsidR="00843F0E" w:rsidRDefault="00843F0E" w:rsidP="00334A4C">
      <w:pPr>
        <w:pStyle w:val="ListParagraph"/>
        <w:rPr>
          <w:b/>
          <w:sz w:val="28"/>
          <w:szCs w:val="28"/>
        </w:rPr>
      </w:pPr>
    </w:p>
    <w:p w:rsidR="00843F0E" w:rsidRDefault="00843F0E" w:rsidP="00334A4C">
      <w:pPr>
        <w:pStyle w:val="ListParagraph"/>
        <w:rPr>
          <w:b/>
          <w:sz w:val="28"/>
          <w:szCs w:val="28"/>
        </w:rPr>
      </w:pPr>
    </w:p>
    <w:p w:rsidR="00B92DA0" w:rsidRDefault="00B92DA0" w:rsidP="00334A4C">
      <w:pPr>
        <w:pStyle w:val="ListParagraph"/>
        <w:rPr>
          <w:b/>
          <w:sz w:val="28"/>
          <w:szCs w:val="28"/>
        </w:rPr>
      </w:pPr>
    </w:p>
    <w:p w:rsidR="00843F0E" w:rsidRDefault="00843F0E" w:rsidP="00334A4C">
      <w:pPr>
        <w:pStyle w:val="ListParagraph"/>
        <w:rPr>
          <w:b/>
          <w:sz w:val="28"/>
          <w:szCs w:val="28"/>
        </w:rPr>
      </w:pPr>
    </w:p>
    <w:p w:rsidR="000F36C0" w:rsidRPr="00F0213C" w:rsidRDefault="000F36C0" w:rsidP="00334A4C">
      <w:pPr>
        <w:pStyle w:val="ListParagraph"/>
        <w:rPr>
          <w:rFonts w:ascii="Verdana" w:eastAsia="Times New Roman" w:hAnsi="Verdana" w:cs="Times New Roman"/>
          <w:i/>
          <w:iCs/>
          <w:color w:val="0000FF"/>
          <w:lang w:eastAsia="en-US"/>
        </w:rPr>
      </w:pPr>
      <w:r w:rsidRPr="00F0213C">
        <w:rPr>
          <w:rFonts w:ascii="Verdana" w:eastAsia="Times New Roman" w:hAnsi="Verdana" w:cs="Times New Roman"/>
          <w:i/>
          <w:iCs/>
          <w:color w:val="0000FF"/>
          <w:lang w:eastAsia="en-US"/>
        </w:rPr>
        <w:t>Example of a completed PR:</w:t>
      </w:r>
    </w:p>
    <w:p w:rsidR="000F36C0" w:rsidRDefault="000F36C0" w:rsidP="00334A4C">
      <w:pPr>
        <w:pStyle w:val="ListParagraph"/>
        <w:rPr>
          <w:noProof/>
        </w:rPr>
      </w:pPr>
    </w:p>
    <w:p w:rsidR="000F36C0" w:rsidRDefault="000F36C0" w:rsidP="00334A4C">
      <w:pPr>
        <w:pStyle w:val="ListParagraph"/>
        <w:rPr>
          <w:b/>
          <w:sz w:val="28"/>
          <w:szCs w:val="28"/>
        </w:rPr>
      </w:pPr>
      <w:r w:rsidRPr="00E22B68">
        <w:rPr>
          <w:noProof/>
        </w:rPr>
        <w:drawing>
          <wp:inline distT="0" distB="0" distL="0" distR="0">
            <wp:extent cx="5943600" cy="33426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0F36C0" w:rsidRDefault="00AF6E7F" w:rsidP="00334A4C">
      <w:pPr>
        <w:pStyle w:val="ListParagraph"/>
        <w:rPr>
          <w:b/>
          <w:sz w:val="28"/>
          <w:szCs w:val="28"/>
        </w:rPr>
      </w:pPr>
      <w:r w:rsidRPr="00E22B68">
        <w:rPr>
          <w:noProof/>
        </w:rPr>
        <w:drawing>
          <wp:inline distT="0" distB="0" distL="0" distR="0" wp14:anchorId="637C08DD" wp14:editId="286CF0E9">
            <wp:extent cx="5943600" cy="122936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29360"/>
                    </a:xfrm>
                    <a:prstGeom prst="rect">
                      <a:avLst/>
                    </a:prstGeom>
                    <a:noFill/>
                    <a:ln>
                      <a:noFill/>
                    </a:ln>
                  </pic:spPr>
                </pic:pic>
              </a:graphicData>
            </a:graphic>
          </wp:inline>
        </w:drawing>
      </w:r>
    </w:p>
    <w:p w:rsidR="00334A4C" w:rsidRPr="00691BAD" w:rsidRDefault="00334A4C" w:rsidP="00D63FA5">
      <w:pPr>
        <w:rPr>
          <w:b/>
          <w:highlight w:val="yellow"/>
          <w:u w:val="single"/>
        </w:rPr>
      </w:pPr>
    </w:p>
    <w:p w:rsidR="00AF6E7F" w:rsidRPr="00AF6E7F" w:rsidRDefault="000F36C0" w:rsidP="000F36C0">
      <w:pPr>
        <w:rPr>
          <w:rFonts w:cs="Arial"/>
          <w:bCs/>
          <w:sz w:val="24"/>
          <w:szCs w:val="24"/>
          <w:lang w:val="en"/>
        </w:rPr>
      </w:pPr>
      <w:r w:rsidRPr="00AF6E7F">
        <w:rPr>
          <w:rFonts w:cs="Arial"/>
          <w:b/>
          <w:bCs/>
          <w:i/>
          <w:color w:val="FF0000"/>
          <w:lang w:val="en"/>
        </w:rPr>
        <w:t>Note</w:t>
      </w:r>
      <w:r w:rsidRPr="00AF6E7F">
        <w:rPr>
          <w:rFonts w:cs="Arial"/>
          <w:bCs/>
          <w:lang w:val="en"/>
        </w:rPr>
        <w:t xml:space="preserve">: You must inform the Purchasing Dept. </w:t>
      </w:r>
      <w:r w:rsidR="004317EC" w:rsidRPr="00AF6E7F">
        <w:rPr>
          <w:rFonts w:cs="Arial"/>
          <w:bCs/>
          <w:lang w:val="en"/>
        </w:rPr>
        <w:t>if the order is taxable or non-taxable.  If you are procuring inventory items that should not be taxed by the vendor</w:t>
      </w:r>
      <w:r w:rsidR="00AF6E7F" w:rsidRPr="00AF6E7F">
        <w:rPr>
          <w:rFonts w:cs="Arial"/>
          <w:bCs/>
          <w:lang w:val="en"/>
        </w:rPr>
        <w:t>,</w:t>
      </w:r>
      <w:r w:rsidR="004317EC" w:rsidRPr="00AF6E7F">
        <w:rPr>
          <w:rFonts w:cs="Arial"/>
          <w:bCs/>
          <w:lang w:val="en"/>
        </w:rPr>
        <w:t xml:space="preserve"> you must work with the vendor to complete the appropriate paperwork so the orders placed with them are tax exempt and the invoices are not taxed.</w:t>
      </w:r>
    </w:p>
    <w:p w:rsidR="000F36C0" w:rsidRDefault="00AF6E7F" w:rsidP="00AF6E7F">
      <w:pPr>
        <w:ind w:firstLine="720"/>
        <w:rPr>
          <w:rFonts w:ascii="Verdana" w:hAnsi="Verdana"/>
          <w:bCs/>
          <w:i/>
          <w:lang w:val="en"/>
        </w:rPr>
      </w:pPr>
      <w:r w:rsidRPr="00F93D10">
        <w:rPr>
          <w:noProof/>
          <w:lang w:eastAsia="ja-JP"/>
        </w:rPr>
        <w:drawing>
          <wp:inline distT="0" distB="0" distL="0" distR="0" wp14:anchorId="53AC0BD6" wp14:editId="0A4EF84C">
            <wp:extent cx="5943600" cy="8667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4E3518" w:rsidRDefault="004E3518" w:rsidP="00AF6E7F">
      <w:pPr>
        <w:ind w:firstLine="720"/>
        <w:rPr>
          <w:rFonts w:ascii="Verdana" w:hAnsi="Verdana"/>
          <w:bCs/>
          <w:i/>
          <w:lang w:val="en"/>
        </w:rPr>
      </w:pPr>
    </w:p>
    <w:p w:rsidR="004E3518" w:rsidRDefault="004E3518" w:rsidP="00AF6E7F">
      <w:pPr>
        <w:ind w:firstLine="720"/>
        <w:rPr>
          <w:rFonts w:ascii="Verdana" w:hAnsi="Verdana"/>
          <w:bCs/>
          <w:i/>
          <w:lang w:val="en"/>
        </w:rPr>
      </w:pPr>
      <w:r>
        <w:rPr>
          <w:rFonts w:ascii="Verdana" w:hAnsi="Verdana"/>
          <w:bCs/>
          <w:i/>
          <w:lang w:val="en"/>
        </w:rPr>
        <w:lastRenderedPageBreak/>
        <w:t>Save the requisition and you will receive a PR #.</w:t>
      </w:r>
    </w:p>
    <w:p w:rsidR="000F36C0" w:rsidRDefault="000F36C0" w:rsidP="000F36C0">
      <w:pPr>
        <w:rPr>
          <w:rFonts w:ascii="Verdana" w:hAnsi="Verdana"/>
          <w:i/>
        </w:rPr>
      </w:pPr>
    </w:p>
    <w:p w:rsidR="00AF6E7F" w:rsidRDefault="00AF6E7F" w:rsidP="00AF6E7F">
      <w:pPr>
        <w:rPr>
          <w:rFonts w:ascii="Verdana" w:hAnsi="Verdana"/>
          <w:i/>
          <w:iCs/>
          <w:color w:val="000000"/>
          <w:sz w:val="20"/>
          <w:szCs w:val="20"/>
        </w:rPr>
      </w:pPr>
      <w:r w:rsidRPr="00C11C80">
        <w:rPr>
          <w:b/>
        </w:rPr>
        <w:t>*** ATTACH DOCUMENT/INVOICE TO PURCHASE REQUISITION ****</w:t>
      </w:r>
      <w:r>
        <w:rPr>
          <w:rFonts w:ascii="Verdana" w:hAnsi="Verdana"/>
          <w:i/>
          <w:iCs/>
          <w:color w:val="000000"/>
          <w:sz w:val="20"/>
          <w:szCs w:val="20"/>
        </w:rPr>
        <w:tab/>
      </w:r>
    </w:p>
    <w:p w:rsidR="00B92DA0" w:rsidRDefault="00B92DA0" w:rsidP="009148A1">
      <w:pPr>
        <w:jc w:val="both"/>
        <w:rPr>
          <w:b/>
          <w:bCs/>
          <w:sz w:val="23"/>
          <w:szCs w:val="23"/>
          <w:highlight w:val="yellow"/>
          <w:u w:val="single"/>
        </w:rPr>
      </w:pPr>
    </w:p>
    <w:p w:rsidR="00B92DA0" w:rsidRDefault="00B92DA0" w:rsidP="009148A1">
      <w:pPr>
        <w:jc w:val="both"/>
        <w:rPr>
          <w:b/>
          <w:bCs/>
          <w:sz w:val="23"/>
          <w:szCs w:val="23"/>
          <w:highlight w:val="yellow"/>
          <w:u w:val="single"/>
        </w:rPr>
      </w:pPr>
    </w:p>
    <w:p w:rsidR="009148A1" w:rsidRPr="009148A1" w:rsidRDefault="009148A1" w:rsidP="009148A1">
      <w:pPr>
        <w:jc w:val="both"/>
        <w:rPr>
          <w:sz w:val="23"/>
          <w:szCs w:val="23"/>
          <w:u w:val="single"/>
        </w:rPr>
      </w:pPr>
      <w:r w:rsidRPr="009148A1">
        <w:rPr>
          <w:b/>
          <w:bCs/>
          <w:sz w:val="23"/>
          <w:szCs w:val="23"/>
          <w:highlight w:val="yellow"/>
          <w:u w:val="single"/>
        </w:rPr>
        <w:t>ME52N</w:t>
      </w:r>
    </w:p>
    <w:p w:rsidR="009148A1" w:rsidRDefault="009148A1" w:rsidP="009148A1">
      <w:pPr>
        <w:jc w:val="both"/>
        <w:rPr>
          <w:rFonts w:ascii="Verdana" w:hAnsi="Verdana"/>
          <w:noProof/>
          <w:sz w:val="20"/>
          <w:szCs w:val="20"/>
          <w:highlight w:val="yellow"/>
        </w:rPr>
      </w:pPr>
    </w:p>
    <w:p w:rsidR="009148A1" w:rsidRPr="00CE2FA4" w:rsidRDefault="009148A1" w:rsidP="009148A1">
      <w:pPr>
        <w:jc w:val="both"/>
        <w:rPr>
          <w:rFonts w:cs="Arial"/>
          <w:b/>
          <w:noProof/>
          <w:sz w:val="20"/>
          <w:szCs w:val="20"/>
        </w:rPr>
      </w:pPr>
      <w:r w:rsidRPr="00CE2FA4">
        <w:rPr>
          <w:rFonts w:cs="Arial"/>
          <w:b/>
          <w:noProof/>
          <w:sz w:val="20"/>
          <w:szCs w:val="20"/>
          <w:highlight w:val="yellow"/>
        </w:rPr>
        <w:t>Attaching an Invoice</w:t>
      </w:r>
      <w:r w:rsidR="00F0213C" w:rsidRPr="00CE2FA4">
        <w:rPr>
          <w:rFonts w:cs="Arial"/>
          <w:b/>
          <w:noProof/>
          <w:sz w:val="20"/>
          <w:szCs w:val="20"/>
          <w:highlight w:val="yellow"/>
        </w:rPr>
        <w:t xml:space="preserve">/Support </w:t>
      </w:r>
      <w:r w:rsidRPr="00CE2FA4">
        <w:rPr>
          <w:rFonts w:cs="Arial"/>
          <w:b/>
          <w:noProof/>
          <w:sz w:val="20"/>
          <w:szCs w:val="20"/>
          <w:highlight w:val="yellow"/>
        </w:rPr>
        <w:t>to a Purchase Requisition</w:t>
      </w:r>
      <w:r w:rsidRPr="00CE2FA4">
        <w:rPr>
          <w:rFonts w:cs="Arial"/>
          <w:b/>
          <w:noProof/>
          <w:sz w:val="20"/>
          <w:szCs w:val="20"/>
        </w:rPr>
        <w:t xml:space="preserve"> </w:t>
      </w:r>
    </w:p>
    <w:p w:rsidR="009148A1" w:rsidRDefault="009148A1" w:rsidP="009148A1">
      <w:pPr>
        <w:pStyle w:val="Default"/>
        <w:rPr>
          <w:sz w:val="23"/>
          <w:szCs w:val="23"/>
        </w:rPr>
      </w:pPr>
    </w:p>
    <w:p w:rsidR="009148A1" w:rsidRDefault="00495457" w:rsidP="009148A1">
      <w:pPr>
        <w:pStyle w:val="Default"/>
        <w:rPr>
          <w:sz w:val="23"/>
          <w:szCs w:val="23"/>
        </w:rPr>
      </w:pPr>
      <w:r>
        <w:rPr>
          <w:sz w:val="23"/>
          <w:szCs w:val="23"/>
        </w:rPr>
        <w:t>After you have saved the PR, c</w:t>
      </w:r>
      <w:r w:rsidR="009148A1">
        <w:rPr>
          <w:sz w:val="23"/>
          <w:szCs w:val="23"/>
        </w:rPr>
        <w:t xml:space="preserve">lick on </w:t>
      </w:r>
      <w:r w:rsidR="009148A1" w:rsidRPr="000D78A1">
        <w:rPr>
          <w:rFonts w:ascii="Verdana" w:hAnsi="Verdana" w:cs="Times New Roman"/>
          <w:bCs/>
          <w:i/>
          <w:color w:val="0000FF"/>
          <w:sz w:val="22"/>
          <w:szCs w:val="22"/>
          <w:lang w:val="en" w:eastAsia="en-US"/>
        </w:rPr>
        <w:t>Other Purchase Requisition</w:t>
      </w:r>
      <w:r w:rsidR="009148A1">
        <w:rPr>
          <w:b/>
          <w:bCs/>
          <w:sz w:val="23"/>
          <w:szCs w:val="23"/>
        </w:rPr>
        <w:t xml:space="preserve"> </w:t>
      </w:r>
    </w:p>
    <w:p w:rsidR="009148A1" w:rsidRDefault="009148A1" w:rsidP="00691BAD">
      <w:pPr>
        <w:pStyle w:val="NoSpacing"/>
        <w:rPr>
          <w:rFonts w:ascii="Verdana" w:hAnsi="Verdana"/>
          <w:i/>
          <w:iCs/>
          <w:color w:val="000000"/>
          <w:sz w:val="20"/>
          <w:szCs w:val="20"/>
        </w:rPr>
      </w:pPr>
    </w:p>
    <w:p w:rsidR="009148A1" w:rsidRDefault="000B0F85" w:rsidP="00691BAD">
      <w:pPr>
        <w:pStyle w:val="NoSpacing"/>
        <w:rPr>
          <w:rFonts w:ascii="Verdana" w:hAnsi="Verdana"/>
          <w:i/>
          <w:iCs/>
          <w:color w:val="000000"/>
          <w:sz w:val="20"/>
          <w:szCs w:val="20"/>
        </w:rPr>
      </w:pPr>
      <w:r w:rsidRPr="000B0F85">
        <w:rPr>
          <w:rFonts w:ascii="Verdana" w:hAnsi="Verdana"/>
          <w:i/>
          <w:iCs/>
          <w:noProof/>
          <w:color w:val="000000"/>
          <w:sz w:val="20"/>
          <w:szCs w:val="20"/>
        </w:rPr>
        <w:drawing>
          <wp:inline distT="0" distB="0" distL="0" distR="0">
            <wp:extent cx="5670550" cy="16510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550" cy="1651000"/>
                    </a:xfrm>
                    <a:prstGeom prst="rect">
                      <a:avLst/>
                    </a:prstGeom>
                    <a:noFill/>
                    <a:ln>
                      <a:noFill/>
                    </a:ln>
                  </pic:spPr>
                </pic:pic>
              </a:graphicData>
            </a:graphic>
          </wp:inline>
        </w:drawing>
      </w:r>
    </w:p>
    <w:p w:rsidR="000F36C0" w:rsidRDefault="000F36C0" w:rsidP="00691BAD">
      <w:pPr>
        <w:pStyle w:val="NoSpacing"/>
        <w:rPr>
          <w:rFonts w:ascii="Verdana" w:hAnsi="Verdana"/>
          <w:i/>
          <w:iCs/>
          <w:color w:val="000000"/>
          <w:sz w:val="20"/>
          <w:szCs w:val="20"/>
        </w:rPr>
      </w:pPr>
      <w:r>
        <w:rPr>
          <w:rFonts w:ascii="Verdana" w:hAnsi="Verdana"/>
          <w:i/>
          <w:iCs/>
          <w:color w:val="000000"/>
          <w:sz w:val="20"/>
          <w:szCs w:val="20"/>
        </w:rPr>
        <w:t xml:space="preserve">                 </w:t>
      </w:r>
    </w:p>
    <w:p w:rsidR="00532B82" w:rsidRDefault="00532B82" w:rsidP="00532B82">
      <w:pPr>
        <w:pStyle w:val="Default"/>
        <w:rPr>
          <w:sz w:val="23"/>
          <w:szCs w:val="23"/>
        </w:rPr>
      </w:pPr>
      <w:r>
        <w:rPr>
          <w:sz w:val="23"/>
          <w:szCs w:val="23"/>
        </w:rPr>
        <w:t xml:space="preserve">Enter your </w:t>
      </w:r>
      <w:r w:rsidRPr="000D78A1">
        <w:rPr>
          <w:rFonts w:ascii="Verdana" w:hAnsi="Verdana" w:cs="Times New Roman"/>
          <w:bCs/>
          <w:i/>
          <w:color w:val="0000FF"/>
          <w:sz w:val="22"/>
          <w:szCs w:val="22"/>
          <w:lang w:val="en" w:eastAsia="en-US"/>
        </w:rPr>
        <w:t>Purchase Requisition</w:t>
      </w:r>
      <w:r>
        <w:rPr>
          <w:b/>
          <w:bCs/>
          <w:sz w:val="23"/>
          <w:szCs w:val="23"/>
        </w:rPr>
        <w:t xml:space="preserve"> </w:t>
      </w:r>
      <w:r>
        <w:rPr>
          <w:sz w:val="23"/>
          <w:szCs w:val="23"/>
        </w:rPr>
        <w:t>number</w:t>
      </w:r>
    </w:p>
    <w:p w:rsidR="00532B82" w:rsidRDefault="00532B82" w:rsidP="00532B82">
      <w:pPr>
        <w:pStyle w:val="Default"/>
        <w:rPr>
          <w:sz w:val="23"/>
          <w:szCs w:val="23"/>
        </w:rPr>
      </w:pPr>
    </w:p>
    <w:p w:rsidR="00532B82" w:rsidRDefault="00532B82" w:rsidP="00532B82">
      <w:pPr>
        <w:pStyle w:val="Default"/>
        <w:rPr>
          <w:b/>
          <w:bCs/>
          <w:sz w:val="23"/>
          <w:szCs w:val="23"/>
        </w:rPr>
      </w:pPr>
      <w:r>
        <w:rPr>
          <w:sz w:val="23"/>
          <w:szCs w:val="23"/>
        </w:rPr>
        <w:t xml:space="preserve">Click on </w:t>
      </w:r>
      <w:r w:rsidRPr="000D78A1">
        <w:rPr>
          <w:rFonts w:ascii="Verdana" w:hAnsi="Verdana" w:cs="Times New Roman"/>
          <w:bCs/>
          <w:i/>
          <w:color w:val="0000FF"/>
          <w:sz w:val="22"/>
          <w:szCs w:val="22"/>
          <w:lang w:val="en" w:eastAsia="en-US"/>
        </w:rPr>
        <w:t>Other Document</w:t>
      </w:r>
    </w:p>
    <w:p w:rsidR="00532B82" w:rsidRDefault="00532B82" w:rsidP="00532B82">
      <w:pPr>
        <w:pStyle w:val="Default"/>
        <w:rPr>
          <w:sz w:val="23"/>
          <w:szCs w:val="23"/>
        </w:rPr>
      </w:pPr>
    </w:p>
    <w:p w:rsidR="000B0F85"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drawing>
          <wp:inline distT="0" distB="0" distL="0" distR="0">
            <wp:extent cx="2851150" cy="17907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1150" cy="1790700"/>
                    </a:xfrm>
                    <a:prstGeom prst="rect">
                      <a:avLst/>
                    </a:prstGeom>
                    <a:noFill/>
                    <a:ln>
                      <a:noFill/>
                    </a:ln>
                  </pic:spPr>
                </pic:pic>
              </a:graphicData>
            </a:graphic>
          </wp:inline>
        </w:drawing>
      </w:r>
    </w:p>
    <w:p w:rsidR="000B0F85" w:rsidRDefault="000B0F85" w:rsidP="00691BAD">
      <w:pPr>
        <w:pStyle w:val="NoSpacing"/>
        <w:rPr>
          <w:rFonts w:ascii="Verdana" w:hAnsi="Verdana"/>
          <w:i/>
          <w:iCs/>
          <w:color w:val="000000"/>
          <w:sz w:val="20"/>
          <w:szCs w:val="20"/>
        </w:rPr>
      </w:pPr>
    </w:p>
    <w:p w:rsidR="00532B82" w:rsidRDefault="00532B82" w:rsidP="00532B82">
      <w:pPr>
        <w:pStyle w:val="Default"/>
      </w:pPr>
    </w:p>
    <w:p w:rsidR="00532B82" w:rsidRDefault="00532B82" w:rsidP="00532B82">
      <w:pPr>
        <w:pStyle w:val="Default"/>
        <w:rPr>
          <w:sz w:val="23"/>
          <w:szCs w:val="23"/>
        </w:rPr>
      </w:pPr>
      <w:r>
        <w:rPr>
          <w:sz w:val="23"/>
          <w:szCs w:val="23"/>
        </w:rPr>
        <w:t xml:space="preserve">Click on </w:t>
      </w:r>
      <w:r w:rsidRPr="000D78A1">
        <w:rPr>
          <w:rFonts w:ascii="Verdana" w:hAnsi="Verdana" w:cs="Times New Roman"/>
          <w:bCs/>
          <w:i/>
          <w:color w:val="0000FF"/>
          <w:sz w:val="22"/>
          <w:szCs w:val="22"/>
          <w:lang w:val="en" w:eastAsia="en-US"/>
        </w:rPr>
        <w:t>Services for Object</w:t>
      </w:r>
      <w:r>
        <w:rPr>
          <w:b/>
          <w:bCs/>
          <w:sz w:val="23"/>
          <w:szCs w:val="23"/>
        </w:rPr>
        <w:t xml:space="preserve"> </w:t>
      </w:r>
      <w:r w:rsidRPr="00532B82">
        <w:rPr>
          <w:b/>
          <w:bCs/>
          <w:noProof/>
          <w:sz w:val="23"/>
          <w:szCs w:val="23"/>
        </w:rPr>
        <w:drawing>
          <wp:inline distT="0" distB="0" distL="0" distR="0" wp14:anchorId="783345D6" wp14:editId="620B1262">
            <wp:extent cx="374650" cy="1841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650" cy="184150"/>
                    </a:xfrm>
                    <a:prstGeom prst="rect">
                      <a:avLst/>
                    </a:prstGeom>
                    <a:noFill/>
                    <a:ln>
                      <a:noFill/>
                    </a:ln>
                  </pic:spPr>
                </pic:pic>
              </a:graphicData>
            </a:graphic>
          </wp:inline>
        </w:drawing>
      </w:r>
      <w:r>
        <w:rPr>
          <w:b/>
          <w:bCs/>
          <w:sz w:val="23"/>
          <w:szCs w:val="23"/>
        </w:rPr>
        <w:t xml:space="preserve"> </w:t>
      </w:r>
      <w:r>
        <w:rPr>
          <w:sz w:val="23"/>
          <w:szCs w:val="23"/>
        </w:rPr>
        <w:t xml:space="preserve">at the top left of the screen. </w:t>
      </w:r>
    </w:p>
    <w:p w:rsidR="000B0F85"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lastRenderedPageBreak/>
        <w:drawing>
          <wp:inline distT="0" distB="0" distL="0" distR="0" wp14:anchorId="2329FCCA" wp14:editId="1CD3914D">
            <wp:extent cx="5943600" cy="151957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19579"/>
                    </a:xfrm>
                    <a:prstGeom prst="rect">
                      <a:avLst/>
                    </a:prstGeom>
                    <a:noFill/>
                    <a:ln>
                      <a:noFill/>
                    </a:ln>
                  </pic:spPr>
                </pic:pic>
              </a:graphicData>
            </a:graphic>
          </wp:inline>
        </w:drawing>
      </w:r>
    </w:p>
    <w:p w:rsidR="000B0F85" w:rsidRDefault="000B0F85" w:rsidP="00691BAD">
      <w:pPr>
        <w:pStyle w:val="NoSpacing"/>
        <w:rPr>
          <w:rFonts w:ascii="Verdana" w:hAnsi="Verdana"/>
          <w:i/>
          <w:iCs/>
          <w:color w:val="000000"/>
          <w:sz w:val="20"/>
          <w:szCs w:val="20"/>
        </w:rPr>
      </w:pPr>
    </w:p>
    <w:p w:rsidR="00532B82" w:rsidRDefault="00532B82" w:rsidP="00532B82">
      <w:pPr>
        <w:pStyle w:val="Default"/>
      </w:pPr>
    </w:p>
    <w:p w:rsidR="00532B82" w:rsidRDefault="00532B82" w:rsidP="00532B82">
      <w:pPr>
        <w:pStyle w:val="Default"/>
        <w:rPr>
          <w:sz w:val="23"/>
          <w:szCs w:val="23"/>
        </w:rPr>
      </w:pPr>
      <w:r>
        <w:rPr>
          <w:sz w:val="23"/>
          <w:szCs w:val="23"/>
        </w:rPr>
        <w:t xml:space="preserve">Click on </w:t>
      </w:r>
      <w:r w:rsidRPr="000D78A1">
        <w:rPr>
          <w:rFonts w:ascii="Verdana" w:hAnsi="Verdana" w:cs="Times New Roman"/>
          <w:bCs/>
          <w:i/>
          <w:color w:val="0000FF"/>
          <w:sz w:val="22"/>
          <w:szCs w:val="22"/>
          <w:lang w:val="en" w:eastAsia="en-US"/>
        </w:rPr>
        <w:t xml:space="preserve">Create </w:t>
      </w:r>
      <w:r w:rsidRPr="00532B82">
        <w:rPr>
          <w:b/>
          <w:bCs/>
          <w:noProof/>
          <w:sz w:val="23"/>
          <w:szCs w:val="23"/>
        </w:rPr>
        <w:drawing>
          <wp:inline distT="0" distB="0" distL="0" distR="0">
            <wp:extent cx="336550" cy="1651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550" cy="165100"/>
                    </a:xfrm>
                    <a:prstGeom prst="rect">
                      <a:avLst/>
                    </a:prstGeom>
                    <a:noFill/>
                    <a:ln>
                      <a:noFill/>
                    </a:ln>
                  </pic:spPr>
                </pic:pic>
              </a:graphicData>
            </a:graphic>
          </wp:inline>
        </w:drawing>
      </w:r>
      <w:r>
        <w:rPr>
          <w:sz w:val="23"/>
          <w:szCs w:val="23"/>
        </w:rPr>
        <w:t xml:space="preserve">, then click on </w:t>
      </w:r>
      <w:r w:rsidRPr="000D78A1">
        <w:rPr>
          <w:rFonts w:ascii="Verdana" w:hAnsi="Verdana" w:cs="Times New Roman"/>
          <w:bCs/>
          <w:i/>
          <w:color w:val="0000FF"/>
          <w:sz w:val="22"/>
          <w:szCs w:val="22"/>
          <w:lang w:val="en" w:eastAsia="en-US"/>
        </w:rPr>
        <w:t>Store business document</w:t>
      </w:r>
      <w:r>
        <w:rPr>
          <w:b/>
          <w:bCs/>
          <w:sz w:val="23"/>
          <w:szCs w:val="23"/>
        </w:rPr>
        <w:t xml:space="preserve"> </w:t>
      </w:r>
      <w:r>
        <w:rPr>
          <w:sz w:val="23"/>
          <w:szCs w:val="23"/>
        </w:rPr>
        <w:t xml:space="preserve">in the drop-down. </w:t>
      </w:r>
    </w:p>
    <w:p w:rsidR="00532B82" w:rsidRDefault="00532B82" w:rsidP="00532B82">
      <w:pPr>
        <w:pStyle w:val="Default"/>
        <w:rPr>
          <w:sz w:val="23"/>
          <w:szCs w:val="23"/>
        </w:rPr>
      </w:pPr>
    </w:p>
    <w:p w:rsidR="000B0F85"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drawing>
          <wp:inline distT="0" distB="0" distL="0" distR="0">
            <wp:extent cx="4565650" cy="1695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5650" cy="1695450"/>
                    </a:xfrm>
                    <a:prstGeom prst="rect">
                      <a:avLst/>
                    </a:prstGeom>
                    <a:noFill/>
                    <a:ln>
                      <a:noFill/>
                    </a:ln>
                  </pic:spPr>
                </pic:pic>
              </a:graphicData>
            </a:graphic>
          </wp:inline>
        </w:drawing>
      </w:r>
    </w:p>
    <w:p w:rsidR="00532B82" w:rsidRDefault="00532B82" w:rsidP="00691BAD">
      <w:pPr>
        <w:pStyle w:val="NoSpacing"/>
        <w:rPr>
          <w:rFonts w:ascii="Verdana" w:hAnsi="Verdana"/>
          <w:i/>
          <w:iCs/>
          <w:color w:val="000000"/>
          <w:sz w:val="20"/>
          <w:szCs w:val="20"/>
        </w:rPr>
      </w:pPr>
    </w:p>
    <w:p w:rsidR="00532B82" w:rsidRDefault="00532B82" w:rsidP="00532B82">
      <w:pPr>
        <w:pStyle w:val="Default"/>
      </w:pPr>
    </w:p>
    <w:p w:rsidR="00532B82" w:rsidRDefault="00532B82" w:rsidP="00532B82">
      <w:pPr>
        <w:pStyle w:val="Default"/>
        <w:rPr>
          <w:sz w:val="23"/>
          <w:szCs w:val="23"/>
        </w:rPr>
      </w:pPr>
      <w:r>
        <w:rPr>
          <w:sz w:val="23"/>
          <w:szCs w:val="23"/>
        </w:rPr>
        <w:t xml:space="preserve">Select the document type </w:t>
      </w:r>
      <w:r w:rsidRPr="000D78A1">
        <w:rPr>
          <w:rFonts w:ascii="Verdana" w:hAnsi="Verdana" w:cs="Times New Roman"/>
          <w:bCs/>
          <w:i/>
          <w:color w:val="0000FF"/>
          <w:sz w:val="22"/>
          <w:szCs w:val="22"/>
          <w:lang w:val="en" w:eastAsia="en-US"/>
        </w:rPr>
        <w:t>Purchase requisition</w:t>
      </w:r>
      <w:r>
        <w:rPr>
          <w:sz w:val="23"/>
          <w:szCs w:val="23"/>
        </w:rPr>
        <w:t xml:space="preserve">. </w:t>
      </w:r>
    </w:p>
    <w:p w:rsidR="00532B82" w:rsidRDefault="00532B82" w:rsidP="00691BAD">
      <w:pPr>
        <w:pStyle w:val="NoSpacing"/>
        <w:rPr>
          <w:rFonts w:ascii="Verdana" w:hAnsi="Verdana"/>
          <w:i/>
          <w:iCs/>
          <w:color w:val="000000"/>
          <w:sz w:val="20"/>
          <w:szCs w:val="20"/>
        </w:rPr>
      </w:pPr>
    </w:p>
    <w:p w:rsidR="00532B82"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drawing>
          <wp:inline distT="0" distB="0" distL="0" distR="0">
            <wp:extent cx="5594350" cy="21907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350" cy="2190750"/>
                    </a:xfrm>
                    <a:prstGeom prst="rect">
                      <a:avLst/>
                    </a:prstGeom>
                    <a:noFill/>
                    <a:ln>
                      <a:noFill/>
                    </a:ln>
                  </pic:spPr>
                </pic:pic>
              </a:graphicData>
            </a:graphic>
          </wp:inline>
        </w:drawing>
      </w:r>
    </w:p>
    <w:p w:rsidR="00532B82" w:rsidRDefault="00532B82" w:rsidP="00691BAD">
      <w:pPr>
        <w:pStyle w:val="NoSpacing"/>
        <w:rPr>
          <w:rFonts w:ascii="Verdana" w:hAnsi="Verdana"/>
          <w:i/>
          <w:iCs/>
          <w:color w:val="000000"/>
          <w:sz w:val="20"/>
          <w:szCs w:val="20"/>
        </w:rPr>
      </w:pPr>
    </w:p>
    <w:p w:rsidR="000B0F85" w:rsidRDefault="000B0F85" w:rsidP="00691BAD">
      <w:pPr>
        <w:pStyle w:val="NoSpacing"/>
        <w:rPr>
          <w:rFonts w:ascii="Verdana" w:hAnsi="Verdana"/>
          <w:i/>
          <w:iCs/>
          <w:color w:val="000000"/>
          <w:sz w:val="20"/>
          <w:szCs w:val="20"/>
        </w:rPr>
      </w:pPr>
    </w:p>
    <w:p w:rsidR="00532B82" w:rsidRPr="00532B82" w:rsidRDefault="00532B82" w:rsidP="00532B82">
      <w:pPr>
        <w:autoSpaceDE w:val="0"/>
        <w:autoSpaceDN w:val="0"/>
        <w:adjustRightInd w:val="0"/>
        <w:rPr>
          <w:rFonts w:ascii="Times New Roman" w:hAnsi="Times New Roman"/>
          <w:color w:val="000000"/>
          <w:sz w:val="24"/>
          <w:szCs w:val="24"/>
          <w:lang w:eastAsia="ja-JP"/>
        </w:rPr>
      </w:pPr>
      <w:r w:rsidRPr="00532B82">
        <w:rPr>
          <w:rFonts w:ascii="Times New Roman" w:hAnsi="Times New Roman"/>
          <w:color w:val="000000"/>
          <w:sz w:val="24"/>
          <w:szCs w:val="24"/>
          <w:lang w:eastAsia="ja-JP"/>
        </w:rPr>
        <w:lastRenderedPageBreak/>
        <w:t xml:space="preserve">You can now drag and drop your PDF file (the invoice) into the white space. </w:t>
      </w:r>
      <w:r w:rsidR="00B073DF" w:rsidRPr="00B073DF">
        <w:rPr>
          <w:rFonts w:ascii="Times New Roman" w:hAnsi="Times New Roman"/>
          <w:color w:val="000000"/>
          <w:sz w:val="24"/>
          <w:szCs w:val="24"/>
          <w:lang w:eastAsia="ja-JP"/>
        </w:rPr>
        <w:t xml:space="preserve">You won’t know the file is </w:t>
      </w:r>
      <w:r w:rsidR="00B073DF">
        <w:rPr>
          <w:rFonts w:ascii="Times New Roman" w:hAnsi="Times New Roman"/>
          <w:color w:val="000000"/>
          <w:sz w:val="24"/>
          <w:szCs w:val="24"/>
          <w:lang w:eastAsia="ja-JP"/>
        </w:rPr>
        <w:t>t</w:t>
      </w:r>
      <w:r w:rsidR="00B073DF" w:rsidRPr="00B073DF">
        <w:rPr>
          <w:rFonts w:ascii="Times New Roman" w:hAnsi="Times New Roman"/>
          <w:color w:val="000000"/>
          <w:sz w:val="24"/>
          <w:szCs w:val="24"/>
          <w:lang w:eastAsia="ja-JP"/>
        </w:rPr>
        <w:t>here until you do Steps 6 and 7</w:t>
      </w:r>
      <w:r w:rsidR="00B073DF">
        <w:rPr>
          <w:rFonts w:ascii="Times New Roman" w:hAnsi="Times New Roman"/>
          <w:color w:val="000000"/>
          <w:sz w:val="24"/>
          <w:szCs w:val="24"/>
          <w:lang w:eastAsia="ja-JP"/>
        </w:rPr>
        <w:t>.</w:t>
      </w:r>
    </w:p>
    <w:p w:rsidR="000B0F85" w:rsidRDefault="000B0F85" w:rsidP="00691BAD">
      <w:pPr>
        <w:pStyle w:val="NoSpacing"/>
        <w:rPr>
          <w:rFonts w:ascii="Verdana" w:hAnsi="Verdana"/>
          <w:i/>
          <w:iCs/>
          <w:color w:val="000000"/>
          <w:sz w:val="20"/>
          <w:szCs w:val="20"/>
        </w:rPr>
      </w:pPr>
    </w:p>
    <w:p w:rsidR="000B0F85"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drawing>
          <wp:inline distT="0" distB="0" distL="0" distR="0">
            <wp:extent cx="5632450" cy="42291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2450" cy="4229100"/>
                    </a:xfrm>
                    <a:prstGeom prst="rect">
                      <a:avLst/>
                    </a:prstGeom>
                    <a:noFill/>
                    <a:ln>
                      <a:noFill/>
                    </a:ln>
                  </pic:spPr>
                </pic:pic>
              </a:graphicData>
            </a:graphic>
          </wp:inline>
        </w:drawing>
      </w:r>
    </w:p>
    <w:p w:rsidR="00532B82" w:rsidRDefault="00532B82" w:rsidP="00691BAD">
      <w:pPr>
        <w:pStyle w:val="NoSpacing"/>
        <w:rPr>
          <w:rFonts w:ascii="Verdana" w:hAnsi="Verdana"/>
          <w:i/>
          <w:iCs/>
          <w:color w:val="000000"/>
          <w:sz w:val="20"/>
          <w:szCs w:val="20"/>
        </w:rPr>
      </w:pPr>
    </w:p>
    <w:p w:rsidR="00532B82" w:rsidRDefault="00532B82" w:rsidP="00691BAD">
      <w:pPr>
        <w:pStyle w:val="NoSpacing"/>
        <w:rPr>
          <w:rFonts w:ascii="Verdana" w:hAnsi="Verdana"/>
          <w:i/>
          <w:iCs/>
          <w:color w:val="000000"/>
          <w:sz w:val="20"/>
          <w:szCs w:val="20"/>
        </w:rPr>
      </w:pPr>
    </w:p>
    <w:p w:rsidR="00532B82" w:rsidRDefault="00532B82" w:rsidP="00532B82">
      <w:pPr>
        <w:pStyle w:val="Default"/>
      </w:pPr>
    </w:p>
    <w:p w:rsidR="00532B82" w:rsidRDefault="00B073DF" w:rsidP="00532B82">
      <w:pPr>
        <w:pStyle w:val="Default"/>
        <w:rPr>
          <w:sz w:val="23"/>
          <w:szCs w:val="23"/>
        </w:rPr>
      </w:pPr>
      <w:r>
        <w:rPr>
          <w:sz w:val="23"/>
          <w:szCs w:val="23"/>
        </w:rPr>
        <w:t xml:space="preserve">If you get a </w:t>
      </w:r>
      <w:r w:rsidR="00532B82">
        <w:rPr>
          <w:sz w:val="23"/>
          <w:szCs w:val="23"/>
        </w:rPr>
        <w:t xml:space="preserve">pop-up window, click on </w:t>
      </w:r>
      <w:r w:rsidR="00532B82" w:rsidRPr="00532B82">
        <w:rPr>
          <w:noProof/>
          <w:sz w:val="23"/>
          <w:szCs w:val="23"/>
        </w:rPr>
        <w:drawing>
          <wp:inline distT="0" distB="0" distL="0" distR="0">
            <wp:extent cx="717550" cy="209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7550" cy="209550"/>
                    </a:xfrm>
                    <a:prstGeom prst="rect">
                      <a:avLst/>
                    </a:prstGeom>
                    <a:noFill/>
                    <a:ln>
                      <a:noFill/>
                    </a:ln>
                  </pic:spPr>
                </pic:pic>
              </a:graphicData>
            </a:graphic>
          </wp:inline>
        </w:drawing>
      </w:r>
      <w:r w:rsidR="00532B82">
        <w:rPr>
          <w:sz w:val="23"/>
          <w:szCs w:val="23"/>
        </w:rPr>
        <w:t xml:space="preserve"> </w:t>
      </w:r>
    </w:p>
    <w:p w:rsidR="00532B82" w:rsidRDefault="00532B82" w:rsidP="00691BAD">
      <w:pPr>
        <w:pStyle w:val="NoSpacing"/>
        <w:rPr>
          <w:rFonts w:ascii="Verdana" w:hAnsi="Verdana"/>
          <w:i/>
          <w:iCs/>
          <w:color w:val="000000"/>
          <w:sz w:val="20"/>
          <w:szCs w:val="20"/>
        </w:rPr>
      </w:pPr>
    </w:p>
    <w:p w:rsidR="00532B82"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lastRenderedPageBreak/>
        <w:drawing>
          <wp:inline distT="0" distB="0" distL="0" distR="0">
            <wp:extent cx="4984750" cy="216535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4750" cy="2165350"/>
                    </a:xfrm>
                    <a:prstGeom prst="rect">
                      <a:avLst/>
                    </a:prstGeom>
                    <a:noFill/>
                    <a:ln>
                      <a:noFill/>
                    </a:ln>
                  </pic:spPr>
                </pic:pic>
              </a:graphicData>
            </a:graphic>
          </wp:inline>
        </w:drawing>
      </w:r>
    </w:p>
    <w:p w:rsidR="00532B82" w:rsidRDefault="00532B82" w:rsidP="00691BAD">
      <w:pPr>
        <w:pStyle w:val="NoSpacing"/>
        <w:rPr>
          <w:rFonts w:ascii="Verdana" w:hAnsi="Verdana"/>
          <w:i/>
          <w:iCs/>
          <w:color w:val="000000"/>
          <w:sz w:val="20"/>
          <w:szCs w:val="20"/>
        </w:rPr>
      </w:pPr>
    </w:p>
    <w:p w:rsidR="00532B82" w:rsidRDefault="00532B82" w:rsidP="00532B82">
      <w:pPr>
        <w:pStyle w:val="Default"/>
      </w:pPr>
    </w:p>
    <w:p w:rsidR="00532B82" w:rsidRDefault="00532B82" w:rsidP="00532B82">
      <w:pPr>
        <w:pStyle w:val="Default"/>
        <w:rPr>
          <w:sz w:val="23"/>
          <w:szCs w:val="23"/>
        </w:rPr>
      </w:pPr>
      <w:r>
        <w:rPr>
          <w:sz w:val="23"/>
          <w:szCs w:val="23"/>
        </w:rPr>
        <w:t xml:space="preserve">Enter a </w:t>
      </w:r>
      <w:r w:rsidRPr="000D78A1">
        <w:rPr>
          <w:rFonts w:ascii="Verdana" w:hAnsi="Verdana" w:cs="Times New Roman"/>
          <w:bCs/>
          <w:i/>
          <w:color w:val="0000FF"/>
          <w:sz w:val="22"/>
          <w:szCs w:val="22"/>
          <w:lang w:val="en" w:eastAsia="en-US"/>
        </w:rPr>
        <w:t>Description</w:t>
      </w:r>
      <w:r>
        <w:rPr>
          <w:b/>
          <w:bCs/>
          <w:sz w:val="23"/>
          <w:szCs w:val="23"/>
        </w:rPr>
        <w:t xml:space="preserve"> </w:t>
      </w:r>
      <w:r>
        <w:rPr>
          <w:sz w:val="23"/>
          <w:szCs w:val="23"/>
        </w:rPr>
        <w:t xml:space="preserve">for your attachment </w:t>
      </w:r>
    </w:p>
    <w:p w:rsidR="00532B82" w:rsidRDefault="00532B82" w:rsidP="00532B82">
      <w:pPr>
        <w:pStyle w:val="Default"/>
        <w:rPr>
          <w:sz w:val="23"/>
          <w:szCs w:val="23"/>
        </w:rPr>
      </w:pPr>
    </w:p>
    <w:p w:rsidR="00532B82"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drawing>
          <wp:inline distT="0" distB="0" distL="0" distR="0">
            <wp:extent cx="5943600" cy="111354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13544"/>
                    </a:xfrm>
                    <a:prstGeom prst="rect">
                      <a:avLst/>
                    </a:prstGeom>
                    <a:noFill/>
                    <a:ln>
                      <a:noFill/>
                    </a:ln>
                  </pic:spPr>
                </pic:pic>
              </a:graphicData>
            </a:graphic>
          </wp:inline>
        </w:drawing>
      </w:r>
    </w:p>
    <w:p w:rsidR="00532B82" w:rsidRDefault="00532B82" w:rsidP="00532B82">
      <w:pPr>
        <w:pStyle w:val="Default"/>
      </w:pPr>
    </w:p>
    <w:p w:rsidR="00532B82" w:rsidRDefault="00532B82" w:rsidP="00532B82">
      <w:pPr>
        <w:pStyle w:val="Default"/>
        <w:rPr>
          <w:sz w:val="23"/>
          <w:szCs w:val="23"/>
        </w:rPr>
      </w:pPr>
      <w:r>
        <w:rPr>
          <w:sz w:val="23"/>
          <w:szCs w:val="23"/>
        </w:rPr>
        <w:t xml:space="preserve">Click on </w:t>
      </w:r>
      <w:r w:rsidRPr="000D78A1">
        <w:rPr>
          <w:rFonts w:ascii="Verdana" w:hAnsi="Verdana" w:cs="Times New Roman"/>
          <w:bCs/>
          <w:i/>
          <w:color w:val="0000FF"/>
          <w:sz w:val="22"/>
          <w:szCs w:val="22"/>
          <w:lang w:val="en" w:eastAsia="en-US"/>
        </w:rPr>
        <w:t>Continue</w:t>
      </w:r>
      <w:r>
        <w:rPr>
          <w:b/>
          <w:bCs/>
          <w:sz w:val="23"/>
          <w:szCs w:val="23"/>
        </w:rPr>
        <w:t xml:space="preserve"> </w:t>
      </w:r>
      <w:r w:rsidRPr="00532B82">
        <w:rPr>
          <w:b/>
          <w:bCs/>
          <w:noProof/>
          <w:sz w:val="23"/>
          <w:szCs w:val="23"/>
        </w:rPr>
        <w:drawing>
          <wp:inline distT="0" distB="0" distL="0" distR="0">
            <wp:extent cx="184150" cy="18415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Pr>
          <w:b/>
          <w:bCs/>
          <w:sz w:val="23"/>
          <w:szCs w:val="23"/>
        </w:rPr>
        <w:t xml:space="preserve"> </w:t>
      </w:r>
      <w:r>
        <w:rPr>
          <w:sz w:val="23"/>
          <w:szCs w:val="23"/>
        </w:rPr>
        <w:t xml:space="preserve">or press </w:t>
      </w:r>
      <w:r w:rsidRPr="000D78A1">
        <w:rPr>
          <w:rFonts w:ascii="Verdana" w:hAnsi="Verdana" w:cs="Times New Roman"/>
          <w:bCs/>
          <w:i/>
          <w:color w:val="0000FF"/>
          <w:sz w:val="22"/>
          <w:szCs w:val="22"/>
          <w:lang w:val="en" w:eastAsia="en-US"/>
        </w:rPr>
        <w:t>ENTER</w:t>
      </w:r>
      <w:r>
        <w:rPr>
          <w:sz w:val="23"/>
          <w:szCs w:val="23"/>
        </w:rPr>
        <w:t xml:space="preserve">. </w:t>
      </w:r>
    </w:p>
    <w:p w:rsidR="00532B82" w:rsidRDefault="00532B82" w:rsidP="00532B82">
      <w:pPr>
        <w:pStyle w:val="Default"/>
        <w:rPr>
          <w:sz w:val="23"/>
          <w:szCs w:val="23"/>
        </w:rPr>
      </w:pPr>
      <w:r>
        <w:rPr>
          <w:b/>
          <w:bCs/>
          <w:sz w:val="23"/>
          <w:szCs w:val="23"/>
        </w:rPr>
        <w:t xml:space="preserve">Note: </w:t>
      </w:r>
      <w:r>
        <w:rPr>
          <w:sz w:val="23"/>
          <w:szCs w:val="23"/>
        </w:rPr>
        <w:t xml:space="preserve">your document now displays in the pop-up window. </w:t>
      </w:r>
    </w:p>
    <w:p w:rsidR="00532B82" w:rsidRDefault="00532B82" w:rsidP="00532B82">
      <w:pPr>
        <w:pStyle w:val="Default"/>
        <w:rPr>
          <w:sz w:val="23"/>
          <w:szCs w:val="23"/>
        </w:rPr>
      </w:pPr>
    </w:p>
    <w:p w:rsidR="00532B82" w:rsidRDefault="00532B82" w:rsidP="00532B82">
      <w:pPr>
        <w:pStyle w:val="Default"/>
        <w:rPr>
          <w:sz w:val="23"/>
          <w:szCs w:val="23"/>
        </w:rPr>
      </w:pPr>
      <w:r>
        <w:rPr>
          <w:sz w:val="23"/>
          <w:szCs w:val="23"/>
        </w:rPr>
        <w:t xml:space="preserve">Click on </w:t>
      </w:r>
      <w:r w:rsidRPr="000D78A1">
        <w:rPr>
          <w:rFonts w:ascii="Verdana" w:hAnsi="Verdana" w:cs="Times New Roman"/>
          <w:bCs/>
          <w:i/>
          <w:color w:val="0000FF"/>
          <w:sz w:val="22"/>
          <w:szCs w:val="22"/>
          <w:lang w:val="en" w:eastAsia="en-US"/>
        </w:rPr>
        <w:t>Continue</w:t>
      </w:r>
      <w:r>
        <w:rPr>
          <w:b/>
          <w:bCs/>
          <w:sz w:val="23"/>
          <w:szCs w:val="23"/>
        </w:rPr>
        <w:t xml:space="preserve"> </w:t>
      </w:r>
      <w:r w:rsidRPr="00532B82">
        <w:rPr>
          <w:b/>
          <w:bCs/>
          <w:noProof/>
          <w:sz w:val="23"/>
          <w:szCs w:val="23"/>
        </w:rPr>
        <w:drawing>
          <wp:inline distT="0" distB="0" distL="0" distR="0">
            <wp:extent cx="184150" cy="184150"/>
            <wp:effectExtent l="0" t="0" r="635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Pr>
          <w:b/>
          <w:bCs/>
          <w:sz w:val="23"/>
          <w:szCs w:val="23"/>
        </w:rPr>
        <w:t xml:space="preserve"> </w:t>
      </w:r>
      <w:r>
        <w:rPr>
          <w:sz w:val="23"/>
          <w:szCs w:val="23"/>
        </w:rPr>
        <w:t xml:space="preserve">or press </w:t>
      </w:r>
      <w:r w:rsidRPr="000D78A1">
        <w:rPr>
          <w:rFonts w:ascii="Verdana" w:hAnsi="Verdana" w:cs="Times New Roman"/>
          <w:bCs/>
          <w:i/>
          <w:color w:val="0000FF"/>
          <w:sz w:val="22"/>
          <w:szCs w:val="22"/>
          <w:lang w:val="en" w:eastAsia="en-US"/>
        </w:rPr>
        <w:t>ENTER</w:t>
      </w:r>
      <w:r>
        <w:rPr>
          <w:sz w:val="23"/>
          <w:szCs w:val="23"/>
        </w:rPr>
        <w:t xml:space="preserve">. </w:t>
      </w:r>
    </w:p>
    <w:p w:rsidR="00532B82"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lastRenderedPageBreak/>
        <w:drawing>
          <wp:inline distT="0" distB="0" distL="0" distR="0">
            <wp:extent cx="5289550" cy="35814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9550" cy="3581400"/>
                    </a:xfrm>
                    <a:prstGeom prst="rect">
                      <a:avLst/>
                    </a:prstGeom>
                    <a:noFill/>
                    <a:ln>
                      <a:noFill/>
                    </a:ln>
                  </pic:spPr>
                </pic:pic>
              </a:graphicData>
            </a:graphic>
          </wp:inline>
        </w:drawing>
      </w:r>
    </w:p>
    <w:p w:rsidR="00532B82" w:rsidRDefault="00532B82" w:rsidP="00691BAD">
      <w:pPr>
        <w:pStyle w:val="NoSpacing"/>
        <w:rPr>
          <w:rFonts w:ascii="Verdana" w:hAnsi="Verdana"/>
          <w:i/>
          <w:iCs/>
          <w:color w:val="000000"/>
          <w:sz w:val="20"/>
          <w:szCs w:val="20"/>
        </w:rPr>
      </w:pPr>
    </w:p>
    <w:p w:rsidR="00532B82" w:rsidRDefault="00532B82" w:rsidP="00532B82">
      <w:pPr>
        <w:pStyle w:val="Default"/>
        <w:rPr>
          <w:sz w:val="23"/>
          <w:szCs w:val="23"/>
        </w:rPr>
      </w:pPr>
    </w:p>
    <w:p w:rsidR="00532B82" w:rsidRDefault="00532B82" w:rsidP="00532B82">
      <w:pPr>
        <w:pStyle w:val="Default"/>
        <w:rPr>
          <w:sz w:val="23"/>
          <w:szCs w:val="23"/>
        </w:rPr>
      </w:pPr>
      <w:r>
        <w:rPr>
          <w:sz w:val="23"/>
          <w:szCs w:val="23"/>
        </w:rPr>
        <w:t xml:space="preserve">Click on </w:t>
      </w:r>
      <w:r w:rsidRPr="000D78A1">
        <w:rPr>
          <w:rFonts w:ascii="Verdana" w:hAnsi="Verdana" w:cs="Times New Roman"/>
          <w:bCs/>
          <w:i/>
          <w:color w:val="0000FF"/>
          <w:sz w:val="22"/>
          <w:szCs w:val="22"/>
          <w:lang w:val="en" w:eastAsia="en-US"/>
        </w:rPr>
        <w:t>Save</w:t>
      </w:r>
      <w:r>
        <w:rPr>
          <w:b/>
          <w:bCs/>
          <w:sz w:val="23"/>
          <w:szCs w:val="23"/>
        </w:rPr>
        <w:t xml:space="preserve"> </w:t>
      </w:r>
      <w:r w:rsidRPr="00532B82">
        <w:rPr>
          <w:b/>
          <w:bCs/>
          <w:noProof/>
          <w:sz w:val="23"/>
          <w:szCs w:val="23"/>
        </w:rPr>
        <w:drawing>
          <wp:inline distT="0" distB="0" distL="0" distR="0">
            <wp:extent cx="222250" cy="203200"/>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250" cy="203200"/>
                    </a:xfrm>
                    <a:prstGeom prst="rect">
                      <a:avLst/>
                    </a:prstGeom>
                    <a:noFill/>
                    <a:ln>
                      <a:noFill/>
                    </a:ln>
                  </pic:spPr>
                </pic:pic>
              </a:graphicData>
            </a:graphic>
          </wp:inline>
        </w:drawing>
      </w:r>
      <w:r>
        <w:rPr>
          <w:sz w:val="23"/>
          <w:szCs w:val="23"/>
        </w:rPr>
        <w:t xml:space="preserve">at the top of the screen </w:t>
      </w:r>
      <w:r w:rsidR="00770761">
        <w:rPr>
          <w:sz w:val="23"/>
          <w:szCs w:val="23"/>
        </w:rPr>
        <w:t>if applicable</w:t>
      </w:r>
    </w:p>
    <w:p w:rsidR="00532B82" w:rsidRDefault="00532B82" w:rsidP="00532B82">
      <w:pPr>
        <w:pStyle w:val="Default"/>
        <w:rPr>
          <w:sz w:val="23"/>
          <w:szCs w:val="23"/>
        </w:rPr>
      </w:pPr>
    </w:p>
    <w:p w:rsidR="00532B82" w:rsidRDefault="00532B82" w:rsidP="00532B82">
      <w:pPr>
        <w:pStyle w:val="Default"/>
        <w:rPr>
          <w:sz w:val="23"/>
          <w:szCs w:val="23"/>
        </w:rPr>
      </w:pPr>
      <w:r>
        <w:rPr>
          <w:b/>
          <w:bCs/>
          <w:sz w:val="23"/>
          <w:szCs w:val="23"/>
        </w:rPr>
        <w:t xml:space="preserve">Note: </w:t>
      </w:r>
      <w:r>
        <w:rPr>
          <w:sz w:val="23"/>
          <w:szCs w:val="23"/>
        </w:rPr>
        <w:t>a message displays, confirming that your changes have been saved.</w:t>
      </w:r>
    </w:p>
    <w:p w:rsidR="00532B82" w:rsidRDefault="00532B82" w:rsidP="00691BAD">
      <w:pPr>
        <w:pStyle w:val="NoSpacing"/>
        <w:rPr>
          <w:rFonts w:ascii="Verdana" w:hAnsi="Verdana"/>
          <w:i/>
          <w:iCs/>
          <w:color w:val="000000"/>
          <w:sz w:val="20"/>
          <w:szCs w:val="20"/>
        </w:rPr>
      </w:pPr>
    </w:p>
    <w:p w:rsidR="00532B82" w:rsidRDefault="00532B82" w:rsidP="00691BAD">
      <w:pPr>
        <w:pStyle w:val="NoSpacing"/>
        <w:rPr>
          <w:rFonts w:ascii="Verdana" w:hAnsi="Verdana"/>
          <w:i/>
          <w:iCs/>
          <w:color w:val="000000"/>
          <w:sz w:val="20"/>
          <w:szCs w:val="20"/>
        </w:rPr>
      </w:pPr>
      <w:r w:rsidRPr="00532B82">
        <w:rPr>
          <w:rFonts w:ascii="Verdana" w:hAnsi="Verdana"/>
          <w:i/>
          <w:iCs/>
          <w:noProof/>
          <w:color w:val="000000"/>
          <w:sz w:val="20"/>
          <w:szCs w:val="20"/>
        </w:rPr>
        <w:drawing>
          <wp:inline distT="0" distB="0" distL="0" distR="0">
            <wp:extent cx="2736850" cy="260350"/>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6850" cy="260350"/>
                    </a:xfrm>
                    <a:prstGeom prst="rect">
                      <a:avLst/>
                    </a:prstGeom>
                    <a:noFill/>
                    <a:ln>
                      <a:noFill/>
                    </a:ln>
                  </pic:spPr>
                </pic:pic>
              </a:graphicData>
            </a:graphic>
          </wp:inline>
        </w:drawing>
      </w:r>
    </w:p>
    <w:p w:rsidR="003B3197" w:rsidRDefault="003B3197" w:rsidP="00691BAD">
      <w:pPr>
        <w:pStyle w:val="NoSpacing"/>
        <w:rPr>
          <w:rFonts w:ascii="Verdana" w:hAnsi="Verdana"/>
          <w:i/>
          <w:iCs/>
          <w:color w:val="000000"/>
          <w:sz w:val="20"/>
          <w:szCs w:val="20"/>
        </w:rPr>
      </w:pPr>
    </w:p>
    <w:p w:rsidR="003B3197" w:rsidRDefault="003B3197" w:rsidP="00691BAD">
      <w:pPr>
        <w:pStyle w:val="NoSpacing"/>
        <w:rPr>
          <w:rFonts w:ascii="Verdana" w:hAnsi="Verdana"/>
          <w:i/>
          <w:iCs/>
          <w:color w:val="000000"/>
          <w:sz w:val="20"/>
          <w:szCs w:val="20"/>
        </w:rPr>
      </w:pPr>
    </w:p>
    <w:p w:rsidR="002C656F" w:rsidRDefault="00770761" w:rsidP="00770761">
      <w:pPr>
        <w:rPr>
          <w:rFonts w:cs="Arial"/>
          <w:color w:val="000000"/>
          <w:sz w:val="23"/>
          <w:szCs w:val="23"/>
          <w:lang w:eastAsia="ja-JP"/>
        </w:rPr>
      </w:pPr>
      <w:r w:rsidRPr="00770761">
        <w:rPr>
          <w:rFonts w:ascii="Verdana" w:hAnsi="Verdana"/>
          <w:bCs/>
          <w:i/>
          <w:color w:val="0000FF"/>
          <w:lang w:val="en"/>
        </w:rPr>
        <w:t>NOTE:</w:t>
      </w:r>
      <w:r>
        <w:rPr>
          <w:rFonts w:ascii="Verdana" w:hAnsi="Verdana"/>
          <w:i/>
          <w:iCs/>
          <w:color w:val="000000"/>
          <w:sz w:val="20"/>
          <w:szCs w:val="20"/>
        </w:rPr>
        <w:t xml:space="preserve">  </w:t>
      </w:r>
      <w:r w:rsidRPr="00770761">
        <w:rPr>
          <w:rFonts w:cs="Arial"/>
          <w:color w:val="000000"/>
          <w:sz w:val="23"/>
          <w:szCs w:val="23"/>
          <w:lang w:eastAsia="ja-JP"/>
        </w:rPr>
        <w:t>Docs can be added in “</w:t>
      </w:r>
      <w:r w:rsidRPr="00770761">
        <w:rPr>
          <w:rFonts w:ascii="Verdana" w:hAnsi="Verdana"/>
          <w:bCs/>
          <w:i/>
          <w:color w:val="0000FF"/>
          <w:lang w:val="en"/>
        </w:rPr>
        <w:t>Display Purchase Req</w:t>
      </w:r>
      <w:r w:rsidR="002C656F">
        <w:rPr>
          <w:rFonts w:cs="Arial"/>
          <w:color w:val="000000"/>
          <w:sz w:val="23"/>
          <w:szCs w:val="23"/>
          <w:lang w:eastAsia="ja-JP"/>
        </w:rPr>
        <w:t>” mode also.</w:t>
      </w:r>
      <w:r w:rsidRPr="00770761">
        <w:rPr>
          <w:rFonts w:cs="Arial"/>
          <w:color w:val="000000"/>
          <w:sz w:val="23"/>
          <w:szCs w:val="23"/>
          <w:lang w:eastAsia="ja-JP"/>
        </w:rPr>
        <w:t xml:space="preserve">  </w:t>
      </w:r>
    </w:p>
    <w:p w:rsidR="002C656F" w:rsidRDefault="002C656F" w:rsidP="00770761">
      <w:pPr>
        <w:rPr>
          <w:rFonts w:cs="Arial"/>
          <w:color w:val="000000"/>
          <w:sz w:val="23"/>
          <w:szCs w:val="23"/>
          <w:lang w:eastAsia="ja-JP"/>
        </w:rPr>
      </w:pPr>
    </w:p>
    <w:p w:rsidR="00770761" w:rsidRPr="00770761" w:rsidRDefault="002C656F" w:rsidP="00770761">
      <w:pPr>
        <w:rPr>
          <w:rFonts w:cs="Arial"/>
          <w:color w:val="000000"/>
          <w:sz w:val="23"/>
          <w:szCs w:val="23"/>
          <w:lang w:eastAsia="ja-JP"/>
        </w:rPr>
      </w:pPr>
      <w:r>
        <w:rPr>
          <w:rFonts w:cs="Arial"/>
          <w:color w:val="000000"/>
          <w:sz w:val="23"/>
          <w:szCs w:val="23"/>
          <w:lang w:eastAsia="ja-JP"/>
        </w:rPr>
        <w:t>I</w:t>
      </w:r>
      <w:r w:rsidR="00770761" w:rsidRPr="00770761">
        <w:rPr>
          <w:rFonts w:cs="Arial"/>
          <w:color w:val="000000"/>
          <w:sz w:val="23"/>
          <w:szCs w:val="23"/>
          <w:lang w:eastAsia="ja-JP"/>
        </w:rPr>
        <w:t xml:space="preserve">n Create mode, SAP doesn’t allow the attachment. </w:t>
      </w:r>
      <w:r>
        <w:rPr>
          <w:rFonts w:cs="Arial"/>
          <w:color w:val="000000"/>
          <w:sz w:val="23"/>
          <w:szCs w:val="23"/>
          <w:lang w:eastAsia="ja-JP"/>
        </w:rPr>
        <w:t xml:space="preserve"> Req must be saved first then you</w:t>
      </w:r>
      <w:r w:rsidR="00770761" w:rsidRPr="00770761">
        <w:rPr>
          <w:rFonts w:cs="Arial"/>
          <w:color w:val="000000"/>
          <w:sz w:val="23"/>
          <w:szCs w:val="23"/>
          <w:lang w:eastAsia="ja-JP"/>
        </w:rPr>
        <w:t xml:space="preserve"> can go back in to add attachment.</w:t>
      </w:r>
    </w:p>
    <w:p w:rsidR="00770761" w:rsidRDefault="00770761" w:rsidP="00691BAD">
      <w:pPr>
        <w:pStyle w:val="NoSpacing"/>
        <w:rPr>
          <w:rFonts w:ascii="Verdana" w:hAnsi="Verdana"/>
          <w:i/>
          <w:iCs/>
          <w:color w:val="000000"/>
          <w:sz w:val="20"/>
          <w:szCs w:val="20"/>
        </w:rPr>
      </w:pPr>
    </w:p>
    <w:p w:rsidR="000F2C50" w:rsidRDefault="000F2C50" w:rsidP="00691BAD">
      <w:pPr>
        <w:pStyle w:val="NoSpacing"/>
        <w:rPr>
          <w:rFonts w:ascii="Arial" w:eastAsia="Times New Roman" w:hAnsi="Arial" w:cs="Arial"/>
          <w:color w:val="000000"/>
          <w:sz w:val="23"/>
          <w:szCs w:val="23"/>
        </w:rPr>
      </w:pPr>
    </w:p>
    <w:p w:rsidR="000F2C50" w:rsidRDefault="000F2C50" w:rsidP="00691BAD">
      <w:pPr>
        <w:pStyle w:val="NoSpacing"/>
        <w:rPr>
          <w:rFonts w:ascii="Arial" w:eastAsia="Times New Roman" w:hAnsi="Arial" w:cs="Arial"/>
          <w:color w:val="000000"/>
          <w:sz w:val="23"/>
          <w:szCs w:val="23"/>
        </w:rPr>
      </w:pPr>
    </w:p>
    <w:p w:rsidR="000F2C50" w:rsidRDefault="000F2C50" w:rsidP="00691BAD">
      <w:pPr>
        <w:pStyle w:val="NoSpacing"/>
        <w:rPr>
          <w:rFonts w:ascii="Arial" w:eastAsia="Times New Roman" w:hAnsi="Arial" w:cs="Arial"/>
          <w:color w:val="000000"/>
          <w:sz w:val="23"/>
          <w:szCs w:val="23"/>
        </w:rPr>
      </w:pPr>
    </w:p>
    <w:p w:rsidR="000F2C50" w:rsidRDefault="000F2C50" w:rsidP="00691BAD">
      <w:pPr>
        <w:pStyle w:val="NoSpacing"/>
        <w:rPr>
          <w:rFonts w:ascii="Arial" w:eastAsia="Times New Roman" w:hAnsi="Arial" w:cs="Arial"/>
          <w:color w:val="000000"/>
          <w:sz w:val="23"/>
          <w:szCs w:val="23"/>
        </w:rPr>
      </w:pPr>
    </w:p>
    <w:p w:rsidR="000F2C50" w:rsidRDefault="000F2C50" w:rsidP="00691BAD">
      <w:pPr>
        <w:pStyle w:val="NoSpacing"/>
        <w:rPr>
          <w:rFonts w:ascii="Arial" w:eastAsia="Times New Roman" w:hAnsi="Arial" w:cs="Arial"/>
          <w:color w:val="000000"/>
          <w:sz w:val="23"/>
          <w:szCs w:val="23"/>
        </w:rPr>
      </w:pPr>
    </w:p>
    <w:p w:rsidR="000F2C50" w:rsidRDefault="000F2C50" w:rsidP="00691BAD">
      <w:pPr>
        <w:pStyle w:val="NoSpacing"/>
        <w:rPr>
          <w:rFonts w:ascii="Arial" w:eastAsia="Times New Roman" w:hAnsi="Arial" w:cs="Arial"/>
          <w:color w:val="000000"/>
          <w:sz w:val="23"/>
          <w:szCs w:val="23"/>
        </w:rPr>
      </w:pPr>
    </w:p>
    <w:p w:rsidR="000F2C50" w:rsidRDefault="000F2C50" w:rsidP="00691BAD">
      <w:pPr>
        <w:pStyle w:val="NoSpacing"/>
        <w:rPr>
          <w:rFonts w:ascii="Arial" w:eastAsia="Times New Roman" w:hAnsi="Arial" w:cs="Arial"/>
          <w:color w:val="000000"/>
          <w:sz w:val="23"/>
          <w:szCs w:val="23"/>
        </w:rPr>
      </w:pPr>
    </w:p>
    <w:p w:rsidR="000F2C50" w:rsidRDefault="000F2C50" w:rsidP="00691BAD">
      <w:pPr>
        <w:pStyle w:val="NoSpacing"/>
        <w:rPr>
          <w:rFonts w:ascii="Arial" w:eastAsia="Times New Roman" w:hAnsi="Arial" w:cs="Arial"/>
          <w:color w:val="000000"/>
          <w:sz w:val="23"/>
          <w:szCs w:val="23"/>
        </w:rPr>
      </w:pPr>
    </w:p>
    <w:p w:rsidR="003B3197" w:rsidRDefault="000F2C50" w:rsidP="00691BAD">
      <w:pPr>
        <w:pStyle w:val="NoSpacing"/>
        <w:rPr>
          <w:rFonts w:ascii="Arial" w:eastAsia="Times New Roman" w:hAnsi="Arial" w:cs="Arial"/>
          <w:color w:val="000000"/>
          <w:sz w:val="23"/>
          <w:szCs w:val="23"/>
        </w:rPr>
      </w:pPr>
      <w:r w:rsidRPr="00F1172C">
        <w:rPr>
          <w:rFonts w:ascii="Arial" w:eastAsia="Times New Roman" w:hAnsi="Arial" w:cs="Arial"/>
          <w:b/>
          <w:color w:val="000000"/>
          <w:sz w:val="23"/>
          <w:szCs w:val="23"/>
        </w:rPr>
        <w:t>In order to view the attachment</w:t>
      </w:r>
      <w:r>
        <w:rPr>
          <w:rFonts w:ascii="Arial" w:eastAsia="Times New Roman" w:hAnsi="Arial" w:cs="Arial"/>
          <w:color w:val="000000"/>
          <w:sz w:val="23"/>
          <w:szCs w:val="23"/>
        </w:rPr>
        <w:t>:</w:t>
      </w:r>
      <w:r w:rsidR="003B3197" w:rsidRPr="003B3197">
        <w:rPr>
          <w:rFonts w:ascii="Arial" w:eastAsia="Times New Roman" w:hAnsi="Arial" w:cs="Arial"/>
          <w:color w:val="000000"/>
          <w:sz w:val="23"/>
          <w:szCs w:val="23"/>
        </w:rPr>
        <w:t xml:space="preserve"> </w:t>
      </w:r>
    </w:p>
    <w:p w:rsidR="000F2C50" w:rsidRDefault="00855001" w:rsidP="00691BAD">
      <w:pPr>
        <w:pStyle w:val="NoSpacing"/>
        <w:rPr>
          <w:rFonts w:ascii="Arial" w:eastAsia="Times New Roman" w:hAnsi="Arial" w:cs="Arial"/>
          <w:color w:val="000000"/>
          <w:sz w:val="23"/>
          <w:szCs w:val="23"/>
        </w:rPr>
      </w:pPr>
      <w:r w:rsidRPr="00E20345">
        <w:rPr>
          <w:b/>
          <w:noProof/>
          <w:sz w:val="24"/>
          <w:szCs w:val="24"/>
        </w:rPr>
        <mc:AlternateContent>
          <mc:Choice Requires="wps">
            <w:drawing>
              <wp:anchor distT="0" distB="0" distL="114300" distR="114300" simplePos="0" relativeHeight="251792384" behindDoc="0" locked="0" layoutInCell="1" allowOverlap="1" wp14:anchorId="48633C4E" wp14:editId="220D5F52">
                <wp:simplePos x="0" y="0"/>
                <wp:positionH relativeFrom="margin">
                  <wp:align>left</wp:align>
                </wp:positionH>
                <wp:positionV relativeFrom="paragraph">
                  <wp:posOffset>104776</wp:posOffset>
                </wp:positionV>
                <wp:extent cx="5689600" cy="70485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5689600"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2C50" w:rsidRPr="00AC52A5" w:rsidRDefault="000F2C50" w:rsidP="000F2C50">
                            <w:pPr>
                              <w:ind w:left="720"/>
                              <w:rPr>
                                <w:rFonts w:ascii="Verdana" w:hAnsi="Verdana"/>
                                <w:bCs/>
                                <w:i/>
                                <w:color w:val="0000FF"/>
                                <w:lang w:val="en"/>
                              </w:rPr>
                            </w:pPr>
                            <w:r w:rsidRPr="00AC52A5">
                              <w:rPr>
                                <w:rFonts w:ascii="Verdana" w:hAnsi="Verdana"/>
                                <w:bCs/>
                                <w:i/>
                                <w:color w:val="0000FF"/>
                                <w:lang w:val="en"/>
                              </w:rPr>
                              <w:t>Click on the icon that looks like a little paper</w:t>
                            </w:r>
                            <w:r w:rsidR="00855001">
                              <w:rPr>
                                <w:rFonts w:ascii="Verdana" w:hAnsi="Verdana"/>
                                <w:bCs/>
                                <w:i/>
                                <w:color w:val="0000FF"/>
                                <w:lang w:val="en"/>
                              </w:rPr>
                              <w:t>, or the drop-down box depending on the SAP GUI you have installed</w:t>
                            </w:r>
                            <w:r w:rsidRPr="00AC52A5">
                              <w:rPr>
                                <w:rFonts w:ascii="Verdana" w:hAnsi="Verdana"/>
                                <w:bCs/>
                                <w:i/>
                                <w:color w:val="0000FF"/>
                                <w:lang w:val="en"/>
                              </w:rPr>
                              <w:t>.</w:t>
                            </w:r>
                            <w:r w:rsidR="00855001">
                              <w:rPr>
                                <w:rFonts w:ascii="Verdana" w:hAnsi="Verdana"/>
                                <w:bCs/>
                                <w:i/>
                                <w:color w:val="0000FF"/>
                                <w:lang w:val="en"/>
                              </w:rPr>
                              <w:t xml:space="preserve"> Then click on Attachment List;</w:t>
                            </w:r>
                            <w:r w:rsidRPr="00AC52A5">
                              <w:rPr>
                                <w:rFonts w:ascii="Verdana" w:hAnsi="Verdana"/>
                                <w:bCs/>
                                <w:i/>
                                <w:color w:val="0000FF"/>
                                <w:lang w:val="en"/>
                              </w:rPr>
                              <w:t xml:space="preserve"> double click on the attachment and it will open up</w:t>
                            </w:r>
                          </w:p>
                          <w:p w:rsidR="000F2C50" w:rsidRDefault="000F2C50" w:rsidP="000F2C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33C4E" id="Text Box 18" o:spid="_x0000_s1030" type="#_x0000_t202" style="position:absolute;margin-left:0;margin-top:8.25pt;width:448pt;height:55.5pt;z-index:251792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" fillcolor="white [3201]" strokeweight=".5pt">
                <v:textbox>
                  <w:txbxContent>
                    <w:p w:rsidR="000F2C50" w:rsidRPr="00AC52A5" w:rsidRDefault="000F2C50" w:rsidP="000F2C50">
                      <w:pPr>
                        <w:ind w:left="720"/>
                        <w:rPr>
                          <w:rFonts w:ascii="Verdana" w:hAnsi="Verdana"/>
                          <w:bCs/>
                          <w:i/>
                          <w:color w:val="0000FF"/>
                          <w:lang w:val="en"/>
                        </w:rPr>
                      </w:pPr>
                      <w:r w:rsidRPr="00AC52A5">
                        <w:rPr>
                          <w:rFonts w:ascii="Verdana" w:hAnsi="Verdana"/>
                          <w:bCs/>
                          <w:i/>
                          <w:color w:val="0000FF"/>
                          <w:lang w:val="en"/>
                        </w:rPr>
                        <w:t>Click on the icon that looks like a little paper</w:t>
                      </w:r>
                      <w:r w:rsidR="00855001">
                        <w:rPr>
                          <w:rFonts w:ascii="Verdana" w:hAnsi="Verdana"/>
                          <w:bCs/>
                          <w:i/>
                          <w:color w:val="0000FF"/>
                          <w:lang w:val="en"/>
                        </w:rPr>
                        <w:t>, or the drop-down box depending on the SAP GUI you have installed</w:t>
                      </w:r>
                      <w:r w:rsidRPr="00AC52A5">
                        <w:rPr>
                          <w:rFonts w:ascii="Verdana" w:hAnsi="Verdana"/>
                          <w:bCs/>
                          <w:i/>
                          <w:color w:val="0000FF"/>
                          <w:lang w:val="en"/>
                        </w:rPr>
                        <w:t>.</w:t>
                      </w:r>
                      <w:r w:rsidR="00855001">
                        <w:rPr>
                          <w:rFonts w:ascii="Verdana" w:hAnsi="Verdana"/>
                          <w:bCs/>
                          <w:i/>
                          <w:color w:val="0000FF"/>
                          <w:lang w:val="en"/>
                        </w:rPr>
                        <w:t xml:space="preserve"> Then click on Attachment List;</w:t>
                      </w:r>
                      <w:r w:rsidRPr="00AC52A5">
                        <w:rPr>
                          <w:rFonts w:ascii="Verdana" w:hAnsi="Verdana"/>
                          <w:bCs/>
                          <w:i/>
                          <w:color w:val="0000FF"/>
                          <w:lang w:val="en"/>
                        </w:rPr>
                        <w:t xml:space="preserve"> double click on the attachment and it will open up</w:t>
                      </w:r>
                    </w:p>
                    <w:p w:rsidR="000F2C50" w:rsidRDefault="000F2C50" w:rsidP="000F2C50"/>
                  </w:txbxContent>
                </v:textbox>
                <w10:wrap anchorx="margin"/>
              </v:shape>
            </w:pict>
          </mc:Fallback>
        </mc:AlternateContent>
      </w:r>
    </w:p>
    <w:p w:rsidR="000F2C50" w:rsidRDefault="000F2C50" w:rsidP="00691BAD">
      <w:pPr>
        <w:pStyle w:val="NoSpacing"/>
        <w:rPr>
          <w:rFonts w:ascii="Arial" w:eastAsia="Times New Roman" w:hAnsi="Arial" w:cs="Arial"/>
          <w:color w:val="000000"/>
          <w:sz w:val="23"/>
          <w:szCs w:val="23"/>
        </w:rPr>
      </w:pPr>
    </w:p>
    <w:p w:rsidR="002B632E" w:rsidRDefault="002B632E" w:rsidP="002B632E"/>
    <w:p w:rsidR="002B632E" w:rsidRDefault="002B632E" w:rsidP="002B632E"/>
    <w:p w:rsidR="000F2C50" w:rsidRDefault="00855001" w:rsidP="002B632E">
      <w:r w:rsidRPr="00AC52A5">
        <w:rPr>
          <w:noProof/>
          <w:color w:val="9CC2E5" w:themeColor="accent1" w:themeTint="99"/>
          <w:lang w:eastAsia="ja-JP"/>
        </w:rPr>
        <mc:AlternateContent>
          <mc:Choice Requires="wps">
            <w:drawing>
              <wp:anchor distT="0" distB="0" distL="114300" distR="114300" simplePos="0" relativeHeight="251794432" behindDoc="0" locked="0" layoutInCell="1" allowOverlap="1" wp14:anchorId="2D3D0FF4" wp14:editId="1A99DF35">
                <wp:simplePos x="0" y="0"/>
                <wp:positionH relativeFrom="column">
                  <wp:posOffset>342900</wp:posOffset>
                </wp:positionH>
                <wp:positionV relativeFrom="paragraph">
                  <wp:posOffset>28575</wp:posOffset>
                </wp:positionV>
                <wp:extent cx="228600" cy="476250"/>
                <wp:effectExtent l="76200" t="19050" r="95250" b="57150"/>
                <wp:wrapNone/>
                <wp:docPr id="19" name="Straight Arrow Connector 19"/>
                <wp:cNvGraphicFramePr/>
                <a:graphic xmlns:a="http://schemas.openxmlformats.org/drawingml/2006/main">
                  <a:graphicData uri="http://schemas.microsoft.com/office/word/2010/wordprocessingShape">
                    <wps:wsp>
                      <wps:cNvCnPr/>
                      <wps:spPr>
                        <a:xfrm flipH="1">
                          <a:off x="0" y="0"/>
                          <a:ext cx="228600" cy="476250"/>
                        </a:xfrm>
                        <a:prstGeom prst="straightConnector1">
                          <a:avLst/>
                        </a:prstGeom>
                        <a:ln w="76200">
                          <a:solidFill>
                            <a:srgbClr val="FF0000"/>
                          </a:solidFill>
                          <a:tailEnd type="arrow"/>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553E5B" id="_x0000_t32" coordsize="21600,21600" o:spt="32" o:oned="t" path="m,l21600,21600e" filled="f">
                <v:path arrowok="t" fillok="f" o:connecttype="none"/>
                <o:lock v:ext="edit" shapetype="t"/>
              </v:shapetype>
              <v:shape id="Straight Arrow Connector 19" o:spid="_x0000_s1026" type="#_x0000_t32" style="position:absolute;margin-left:27pt;margin-top:2.25pt;width:18pt;height:37.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" strokecolor="red" strokeweight="6pt">
                <v:stroke endarrow="open" joinstyle="miter"/>
              </v:shape>
            </w:pict>
          </mc:Fallback>
        </mc:AlternateContent>
      </w:r>
    </w:p>
    <w:p w:rsidR="000F2C50" w:rsidRDefault="000F2C50" w:rsidP="002B632E"/>
    <w:p w:rsidR="000F2C50" w:rsidRDefault="000F2C50" w:rsidP="002B632E"/>
    <w:p w:rsidR="002B632E" w:rsidRDefault="002B632E" w:rsidP="002B632E">
      <w:r>
        <w:rPr>
          <w:noProof/>
          <w:lang w:eastAsia="ja-JP"/>
        </w:rPr>
        <w:drawing>
          <wp:inline distT="0" distB="0" distL="0" distR="0" wp14:anchorId="78BD515B" wp14:editId="11E6FDAF">
            <wp:extent cx="5943600" cy="4965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965700"/>
                    </a:xfrm>
                    <a:prstGeom prst="rect">
                      <a:avLst/>
                    </a:prstGeom>
                  </pic:spPr>
                </pic:pic>
              </a:graphicData>
            </a:graphic>
          </wp:inline>
        </w:drawing>
      </w:r>
    </w:p>
    <w:p w:rsidR="000F2C50" w:rsidRDefault="000F2C50" w:rsidP="002B632E"/>
    <w:p w:rsidR="000F2C50" w:rsidRDefault="000F2C50" w:rsidP="002B632E"/>
    <w:p w:rsidR="00006182" w:rsidRDefault="00006182" w:rsidP="002B632E"/>
    <w:p w:rsidR="002B632E" w:rsidRDefault="002B632E" w:rsidP="00691BAD">
      <w:pPr>
        <w:pStyle w:val="NoSpacing"/>
        <w:rPr>
          <w:rFonts w:ascii="Verdana" w:hAnsi="Verdana"/>
          <w:i/>
          <w:iCs/>
          <w:color w:val="000000"/>
          <w:sz w:val="20"/>
          <w:szCs w:val="20"/>
        </w:rPr>
      </w:pPr>
    </w:p>
    <w:p w:rsidR="00532B82" w:rsidRDefault="00532B82" w:rsidP="00691BAD">
      <w:pPr>
        <w:pStyle w:val="NoSpacing"/>
        <w:rPr>
          <w:rFonts w:ascii="Verdana" w:hAnsi="Verdana"/>
          <w:i/>
          <w:iCs/>
          <w:color w:val="000000"/>
          <w:sz w:val="20"/>
          <w:szCs w:val="20"/>
        </w:rPr>
      </w:pPr>
    </w:p>
    <w:p w:rsidR="00410799" w:rsidRDefault="00410799" w:rsidP="00410799">
      <w:pPr>
        <w:jc w:val="both"/>
        <w:rPr>
          <w:rFonts w:ascii="Verdana" w:hAnsi="Verdana"/>
          <w:noProof/>
          <w:sz w:val="20"/>
          <w:szCs w:val="20"/>
        </w:rPr>
      </w:pPr>
      <w:r w:rsidRPr="00A22233">
        <w:rPr>
          <w:rFonts w:ascii="Verdana" w:hAnsi="Verdana"/>
          <w:iCs/>
          <w:color w:val="000000"/>
          <w:sz w:val="20"/>
          <w:szCs w:val="20"/>
        </w:rPr>
        <w:t>Now that all of the above fields have been entered you can follow the steps from 2-15 to enter any addition</w:t>
      </w:r>
      <w:r w:rsidR="00C63CC8">
        <w:rPr>
          <w:rFonts w:ascii="Verdana" w:hAnsi="Verdana"/>
          <w:iCs/>
          <w:color w:val="000000"/>
          <w:sz w:val="20"/>
          <w:szCs w:val="20"/>
        </w:rPr>
        <w:t>al</w:t>
      </w:r>
      <w:r w:rsidRPr="00A22233">
        <w:rPr>
          <w:rFonts w:ascii="Verdana" w:hAnsi="Verdana"/>
          <w:iCs/>
          <w:color w:val="000000"/>
          <w:sz w:val="20"/>
          <w:szCs w:val="20"/>
        </w:rPr>
        <w:t xml:space="preserve"> lines. Onc</w:t>
      </w:r>
      <w:r w:rsidR="00EF41DD">
        <w:rPr>
          <w:rFonts w:ascii="Verdana" w:hAnsi="Verdana"/>
          <w:iCs/>
          <w:color w:val="000000"/>
          <w:sz w:val="20"/>
          <w:szCs w:val="20"/>
        </w:rPr>
        <w:t>e completed with all line entrie</w:t>
      </w:r>
      <w:r w:rsidRPr="00A22233">
        <w:rPr>
          <w:rFonts w:ascii="Verdana" w:hAnsi="Verdana"/>
          <w:iCs/>
          <w:color w:val="000000"/>
          <w:sz w:val="20"/>
          <w:szCs w:val="20"/>
        </w:rPr>
        <w:t>s</w:t>
      </w:r>
      <w:r w:rsidR="00EF41DD">
        <w:rPr>
          <w:rFonts w:ascii="Verdana" w:hAnsi="Verdana"/>
          <w:iCs/>
          <w:color w:val="000000"/>
          <w:sz w:val="20"/>
          <w:szCs w:val="20"/>
        </w:rPr>
        <w:t>,</w:t>
      </w:r>
      <w:r w:rsidRPr="00A22233">
        <w:rPr>
          <w:rFonts w:ascii="Verdana" w:hAnsi="Verdana"/>
          <w:iCs/>
          <w:color w:val="000000"/>
          <w:sz w:val="20"/>
          <w:szCs w:val="20"/>
        </w:rPr>
        <w:t xml:space="preserve"> you will need to click on the “Save” </w:t>
      </w:r>
      <w:r w:rsidRPr="00A22233">
        <w:rPr>
          <w:noProof/>
          <w:lang w:eastAsia="ja-JP"/>
        </w:rPr>
        <w:drawing>
          <wp:inline distT="0" distB="0" distL="0" distR="0" wp14:anchorId="2F149F8D" wp14:editId="4539AB08">
            <wp:extent cx="237490" cy="20764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90" cy="207645"/>
                    </a:xfrm>
                    <a:prstGeom prst="rect">
                      <a:avLst/>
                    </a:prstGeom>
                    <a:noFill/>
                    <a:ln>
                      <a:noFill/>
                    </a:ln>
                  </pic:spPr>
                </pic:pic>
              </a:graphicData>
            </a:graphic>
          </wp:inline>
        </w:drawing>
      </w:r>
      <w:r w:rsidRPr="00A22233">
        <w:rPr>
          <w:noProof/>
        </w:rPr>
        <w:t xml:space="preserve"> </w:t>
      </w:r>
      <w:r w:rsidRPr="00A22233">
        <w:rPr>
          <w:rFonts w:ascii="Verdana" w:hAnsi="Verdana"/>
          <w:noProof/>
          <w:sz w:val="20"/>
          <w:szCs w:val="20"/>
        </w:rPr>
        <w:t>icon to create your requisition and start the Workflow process to have your PR approved and released.</w:t>
      </w:r>
      <w:r w:rsidR="00A54222">
        <w:rPr>
          <w:rFonts w:ascii="Verdana" w:hAnsi="Verdana"/>
          <w:noProof/>
          <w:sz w:val="20"/>
          <w:szCs w:val="20"/>
        </w:rPr>
        <w:t xml:space="preserve">  The PR# will show up on the bottom left-hand side of the screen.  </w:t>
      </w:r>
    </w:p>
    <w:p w:rsidR="00691BAD" w:rsidRDefault="00691BAD" w:rsidP="00410799">
      <w:pPr>
        <w:jc w:val="both"/>
        <w:rPr>
          <w:rFonts w:ascii="Verdana" w:hAnsi="Verdana"/>
          <w:noProof/>
          <w:sz w:val="20"/>
          <w:szCs w:val="20"/>
        </w:rPr>
      </w:pPr>
    </w:p>
    <w:p w:rsidR="00691BAD" w:rsidRDefault="00691BAD" w:rsidP="00410799">
      <w:pPr>
        <w:jc w:val="both"/>
        <w:rPr>
          <w:rFonts w:ascii="Verdana" w:hAnsi="Verdana"/>
          <w:noProof/>
          <w:sz w:val="20"/>
          <w:szCs w:val="20"/>
        </w:rPr>
      </w:pPr>
    </w:p>
    <w:p w:rsidR="00F1172C" w:rsidRDefault="00F1172C" w:rsidP="00410799">
      <w:pPr>
        <w:jc w:val="both"/>
        <w:rPr>
          <w:rFonts w:ascii="Verdana" w:hAnsi="Verdana"/>
          <w:noProof/>
          <w:sz w:val="20"/>
          <w:szCs w:val="20"/>
        </w:rPr>
      </w:pPr>
    </w:p>
    <w:p w:rsidR="00691BAD" w:rsidRPr="00346BC1" w:rsidRDefault="00691BAD" w:rsidP="00410799">
      <w:pPr>
        <w:jc w:val="both"/>
        <w:rPr>
          <w:rFonts w:cs="Arial"/>
          <w:b/>
          <w:noProof/>
          <w:u w:val="single"/>
        </w:rPr>
      </w:pPr>
      <w:r w:rsidRPr="00346BC1">
        <w:rPr>
          <w:rFonts w:cs="Arial"/>
          <w:b/>
          <w:noProof/>
          <w:highlight w:val="yellow"/>
          <w:u w:val="single"/>
        </w:rPr>
        <w:t>To add a line to a PR:</w:t>
      </w:r>
    </w:p>
    <w:p w:rsidR="00691BAD" w:rsidRPr="00691BAD" w:rsidRDefault="00691BAD" w:rsidP="00410799">
      <w:pPr>
        <w:jc w:val="both"/>
        <w:rPr>
          <w:rFonts w:ascii="Verdana" w:hAnsi="Verdana"/>
          <w:b/>
          <w:noProof/>
          <w:sz w:val="20"/>
          <w:szCs w:val="20"/>
          <w:u w:val="single"/>
        </w:rPr>
      </w:pPr>
    </w:p>
    <w:p w:rsidR="00691BAD" w:rsidRDefault="00691BAD" w:rsidP="00691BAD">
      <w:pPr>
        <w:pStyle w:val="NoSpacing"/>
        <w:rPr>
          <w:rFonts w:ascii="Times New Roman" w:hAnsi="Times New Roman" w:cs="Times New Roman"/>
          <w:b/>
        </w:rPr>
      </w:pPr>
      <w:r w:rsidRPr="003668A0">
        <w:rPr>
          <w:rFonts w:ascii="Times New Roman" w:hAnsi="Times New Roman" w:cs="Times New Roman"/>
          <w:noProof/>
        </w:rPr>
        <w:drawing>
          <wp:anchor distT="0" distB="0" distL="114300" distR="114300" simplePos="0" relativeHeight="251778048" behindDoc="1" locked="0" layoutInCell="1" allowOverlap="1" wp14:anchorId="133C698B" wp14:editId="0FA9B059">
            <wp:simplePos x="0" y="0"/>
            <wp:positionH relativeFrom="margin">
              <wp:align>left</wp:align>
            </wp:positionH>
            <wp:positionV relativeFrom="paragraph">
              <wp:posOffset>64770</wp:posOffset>
            </wp:positionV>
            <wp:extent cx="323850" cy="323850"/>
            <wp:effectExtent l="0" t="0" r="0" b="0"/>
            <wp:wrapTight wrapText="bothSides">
              <wp:wrapPolygon edited="0">
                <wp:start x="0" y="0"/>
                <wp:lineTo x="0" y="20329"/>
                <wp:lineTo x="20329" y="20329"/>
                <wp:lineTo x="203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page">
              <wp14:pctWidth>0</wp14:pctWidth>
            </wp14:sizeRelH>
            <wp14:sizeRelV relativeFrom="page">
              <wp14:pctHeight>0</wp14:pctHeight>
            </wp14:sizeRelV>
          </wp:anchor>
        </w:drawing>
      </w:r>
    </w:p>
    <w:p w:rsidR="00691BAD" w:rsidRPr="00D27251" w:rsidRDefault="00691BAD" w:rsidP="00691BAD">
      <w:pPr>
        <w:pStyle w:val="NoSpacing"/>
        <w:numPr>
          <w:ilvl w:val="0"/>
          <w:numId w:val="41"/>
        </w:numPr>
        <w:rPr>
          <w:rFonts w:ascii="Times New Roman" w:hAnsi="Times New Roman" w:cs="Times New Roman"/>
        </w:rPr>
      </w:pPr>
      <w:r w:rsidRPr="00D27251">
        <w:rPr>
          <w:rFonts w:ascii="Times New Roman" w:hAnsi="Times New Roman" w:cs="Times New Roman"/>
        </w:rPr>
        <w:t>Click the “deck of cards”</w:t>
      </w:r>
    </w:p>
    <w:p w:rsidR="00691BAD" w:rsidRDefault="00691BAD" w:rsidP="00691BAD">
      <w:pPr>
        <w:pStyle w:val="NoSpacing"/>
        <w:rPr>
          <w:rFonts w:ascii="Times New Roman" w:hAnsi="Times New Roman" w:cs="Times New Roman"/>
          <w:b/>
          <w:u w:val="single"/>
        </w:rPr>
      </w:pPr>
    </w:p>
    <w:p w:rsidR="00691BAD" w:rsidRDefault="00691BAD" w:rsidP="00691BAD">
      <w:pPr>
        <w:pStyle w:val="NoSpacing"/>
        <w:rPr>
          <w:rFonts w:ascii="Times New Roman" w:hAnsi="Times New Roman" w:cs="Times New Roman"/>
          <w:b/>
          <w:u w:val="single"/>
        </w:rPr>
      </w:pPr>
      <w:r>
        <w:rPr>
          <w:noProof/>
        </w:rPr>
        <w:drawing>
          <wp:anchor distT="0" distB="0" distL="114300" distR="114300" simplePos="0" relativeHeight="251774976" behindDoc="1" locked="0" layoutInCell="1" allowOverlap="1" wp14:anchorId="7BDEF84E" wp14:editId="33E8CE75">
            <wp:simplePos x="0" y="0"/>
            <wp:positionH relativeFrom="margin">
              <wp:align>left</wp:align>
            </wp:positionH>
            <wp:positionV relativeFrom="paragraph">
              <wp:posOffset>15240</wp:posOffset>
            </wp:positionV>
            <wp:extent cx="2314575" cy="1454150"/>
            <wp:effectExtent l="0" t="0" r="9525" b="0"/>
            <wp:wrapTight wrapText="bothSides">
              <wp:wrapPolygon edited="0">
                <wp:start x="0" y="0"/>
                <wp:lineTo x="0" y="21223"/>
                <wp:lineTo x="21511" y="21223"/>
                <wp:lineTo x="2151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14575" cy="1454150"/>
                    </a:xfrm>
                    <a:prstGeom prst="rect">
                      <a:avLst/>
                    </a:prstGeom>
                  </pic:spPr>
                </pic:pic>
              </a:graphicData>
            </a:graphic>
            <wp14:sizeRelH relativeFrom="page">
              <wp14:pctWidth>0</wp14:pctWidth>
            </wp14:sizeRelH>
            <wp14:sizeRelV relativeFrom="page">
              <wp14:pctHeight>0</wp14:pctHeight>
            </wp14:sizeRelV>
          </wp:anchor>
        </w:drawing>
      </w:r>
    </w:p>
    <w:p w:rsidR="00691BAD" w:rsidRDefault="00691BAD" w:rsidP="00691BAD">
      <w:pPr>
        <w:pStyle w:val="NoSpacing"/>
        <w:rPr>
          <w:rFonts w:ascii="Times New Roman" w:hAnsi="Times New Roman" w:cs="Times New Roman"/>
          <w:b/>
          <w:u w:val="single"/>
        </w:rPr>
      </w:pPr>
    </w:p>
    <w:p w:rsidR="00691BAD" w:rsidRDefault="00691BAD" w:rsidP="00691BAD">
      <w:pPr>
        <w:pStyle w:val="NoSpacing"/>
        <w:rPr>
          <w:rFonts w:ascii="Times New Roman" w:hAnsi="Times New Roman" w:cs="Times New Roman"/>
          <w:b/>
          <w:u w:val="single"/>
        </w:rPr>
      </w:pPr>
    </w:p>
    <w:p w:rsidR="00691BAD" w:rsidRPr="00B470BC" w:rsidRDefault="00691BAD" w:rsidP="00691BAD">
      <w:pPr>
        <w:pStyle w:val="NoSpacing"/>
        <w:numPr>
          <w:ilvl w:val="0"/>
          <w:numId w:val="41"/>
        </w:numPr>
        <w:rPr>
          <w:rFonts w:ascii="Times New Roman" w:hAnsi="Times New Roman" w:cs="Times New Roman"/>
          <w:u w:val="single"/>
        </w:rPr>
      </w:pPr>
      <w:r w:rsidRPr="00B470BC">
        <w:rPr>
          <w:rFonts w:ascii="Times New Roman" w:hAnsi="Times New Roman" w:cs="Times New Roman"/>
        </w:rPr>
        <w:t xml:space="preserve">Type in PO </w:t>
      </w:r>
      <w:r w:rsidR="00A712F8">
        <w:rPr>
          <w:rFonts w:ascii="Times New Roman" w:hAnsi="Times New Roman" w:cs="Times New Roman"/>
        </w:rPr>
        <w:t xml:space="preserve"># </w:t>
      </w:r>
      <w:r w:rsidRPr="00B470BC">
        <w:rPr>
          <w:rFonts w:ascii="Times New Roman" w:hAnsi="Times New Roman" w:cs="Times New Roman"/>
        </w:rPr>
        <w:t>and click “</w:t>
      </w:r>
      <w:r w:rsidRPr="00A712F8">
        <w:rPr>
          <w:rFonts w:ascii="Verdana" w:eastAsia="Times New Roman" w:hAnsi="Verdana" w:cs="Times New Roman"/>
          <w:bCs/>
          <w:i/>
          <w:color w:val="0000FF"/>
          <w:lang w:val="en" w:eastAsia="en-US"/>
        </w:rPr>
        <w:t>Other Document</w:t>
      </w:r>
      <w:r w:rsidRPr="00B470BC">
        <w:rPr>
          <w:rFonts w:ascii="Times New Roman" w:hAnsi="Times New Roman" w:cs="Times New Roman"/>
        </w:rPr>
        <w:t>”</w:t>
      </w:r>
    </w:p>
    <w:p w:rsidR="00691BAD" w:rsidRDefault="00691BAD" w:rsidP="00691BAD">
      <w:pPr>
        <w:pStyle w:val="NoSpacing"/>
        <w:rPr>
          <w:rFonts w:ascii="Times New Roman" w:hAnsi="Times New Roman" w:cs="Times New Roman"/>
          <w:b/>
          <w:u w:val="single"/>
        </w:rPr>
      </w:pPr>
    </w:p>
    <w:p w:rsidR="00691BAD" w:rsidRDefault="00691BAD" w:rsidP="00691BAD">
      <w:pPr>
        <w:pStyle w:val="NoSpacing"/>
        <w:rPr>
          <w:rFonts w:ascii="Times New Roman" w:hAnsi="Times New Roman" w:cs="Times New Roman"/>
          <w:b/>
          <w:u w:val="single"/>
        </w:rPr>
      </w:pPr>
    </w:p>
    <w:p w:rsidR="00691BAD" w:rsidRDefault="00691BAD" w:rsidP="00691BAD">
      <w:pPr>
        <w:pStyle w:val="NoSpacing"/>
        <w:rPr>
          <w:rFonts w:ascii="Times New Roman" w:hAnsi="Times New Roman" w:cs="Times New Roman"/>
          <w:b/>
          <w:u w:val="single"/>
        </w:rPr>
      </w:pPr>
    </w:p>
    <w:p w:rsidR="00691BAD" w:rsidRDefault="00691BAD" w:rsidP="00691BAD">
      <w:pPr>
        <w:pStyle w:val="NoSpacing"/>
        <w:rPr>
          <w:rFonts w:ascii="Times New Roman" w:hAnsi="Times New Roman" w:cs="Times New Roman"/>
          <w:b/>
          <w:u w:val="single"/>
        </w:rPr>
      </w:pPr>
    </w:p>
    <w:p w:rsidR="00691BAD" w:rsidRDefault="00691BAD" w:rsidP="00691BAD">
      <w:pPr>
        <w:pStyle w:val="NoSpacing"/>
        <w:rPr>
          <w:rFonts w:ascii="Times New Roman" w:hAnsi="Times New Roman" w:cs="Times New Roman"/>
          <w:b/>
          <w:u w:val="single"/>
        </w:rPr>
      </w:pPr>
    </w:p>
    <w:p w:rsidR="00691BAD" w:rsidRDefault="00691BAD" w:rsidP="00691BAD">
      <w:pPr>
        <w:pStyle w:val="NoSpacing"/>
        <w:rPr>
          <w:rFonts w:ascii="Times New Roman" w:hAnsi="Times New Roman" w:cs="Times New Roman"/>
          <w:b/>
          <w:u w:val="single"/>
        </w:rPr>
      </w:pPr>
    </w:p>
    <w:p w:rsidR="00691BAD" w:rsidRPr="00B470BC" w:rsidRDefault="00691BAD" w:rsidP="00691BAD">
      <w:pPr>
        <w:pStyle w:val="NoSpacing"/>
        <w:numPr>
          <w:ilvl w:val="0"/>
          <w:numId w:val="41"/>
        </w:numPr>
        <w:rPr>
          <w:rFonts w:ascii="Times New Roman" w:hAnsi="Times New Roman" w:cs="Times New Roman"/>
        </w:rPr>
      </w:pPr>
      <w:r w:rsidRPr="00B470BC">
        <w:rPr>
          <w:noProof/>
        </w:rPr>
        <mc:AlternateContent>
          <mc:Choice Requires="wps">
            <w:drawing>
              <wp:anchor distT="0" distB="0" distL="114300" distR="114300" simplePos="0" relativeHeight="251777024" behindDoc="0" locked="0" layoutInCell="1" allowOverlap="1" wp14:anchorId="05453DBE" wp14:editId="4C5E5054">
                <wp:simplePos x="0" y="0"/>
                <wp:positionH relativeFrom="column">
                  <wp:posOffset>2922714</wp:posOffset>
                </wp:positionH>
                <wp:positionV relativeFrom="paragraph">
                  <wp:posOffset>155552</wp:posOffset>
                </wp:positionV>
                <wp:extent cx="2743200" cy="751715"/>
                <wp:effectExtent l="0" t="0" r="76200" b="67945"/>
                <wp:wrapNone/>
                <wp:docPr id="123" name="Straight Arrow Connector 123"/>
                <wp:cNvGraphicFramePr/>
                <a:graphic xmlns:a="http://schemas.openxmlformats.org/drawingml/2006/main">
                  <a:graphicData uri="http://schemas.microsoft.com/office/word/2010/wordprocessingShape">
                    <wps:wsp>
                      <wps:cNvCnPr/>
                      <wps:spPr>
                        <a:xfrm>
                          <a:off x="0" y="0"/>
                          <a:ext cx="2743200" cy="751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9428A" id="Straight Arrow Connector 123" o:spid="_x0000_s1026" type="#_x0000_t32" style="position:absolute;margin-left:230.15pt;margin-top:12.25pt;width:3in;height:59.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" strokecolor="black [3200]" strokeweight=".5pt">
                <v:stroke endarrow="block" joinstyle="miter"/>
              </v:shape>
            </w:pict>
          </mc:Fallback>
        </mc:AlternateContent>
      </w:r>
      <w:r w:rsidRPr="00B470BC">
        <w:rPr>
          <w:noProof/>
        </w:rPr>
        <w:drawing>
          <wp:anchor distT="0" distB="0" distL="114300" distR="114300" simplePos="0" relativeHeight="251776000" behindDoc="1" locked="0" layoutInCell="1" allowOverlap="1" wp14:anchorId="593C8A18" wp14:editId="028AA3EC">
            <wp:simplePos x="0" y="0"/>
            <wp:positionH relativeFrom="column">
              <wp:posOffset>-390525</wp:posOffset>
            </wp:positionH>
            <wp:positionV relativeFrom="paragraph">
              <wp:posOffset>254635</wp:posOffset>
            </wp:positionV>
            <wp:extent cx="6728460" cy="990600"/>
            <wp:effectExtent l="0" t="0" r="0" b="0"/>
            <wp:wrapTight wrapText="bothSides">
              <wp:wrapPolygon edited="0">
                <wp:start x="0" y="0"/>
                <wp:lineTo x="0" y="21185"/>
                <wp:lineTo x="21527" y="21185"/>
                <wp:lineTo x="21527"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28460" cy="990600"/>
                    </a:xfrm>
                    <a:prstGeom prst="rect">
                      <a:avLst/>
                    </a:prstGeom>
                  </pic:spPr>
                </pic:pic>
              </a:graphicData>
            </a:graphic>
            <wp14:sizeRelH relativeFrom="page">
              <wp14:pctWidth>0</wp14:pctWidth>
            </wp14:sizeRelH>
            <wp14:sizeRelV relativeFrom="page">
              <wp14:pctHeight>0</wp14:pctHeight>
            </wp14:sizeRelV>
          </wp:anchor>
        </w:drawing>
      </w:r>
      <w:r w:rsidRPr="00B470BC">
        <w:rPr>
          <w:rFonts w:ascii="Times New Roman" w:hAnsi="Times New Roman" w:cs="Times New Roman"/>
        </w:rPr>
        <w:t>Scroll over to find the PR# and double click</w:t>
      </w:r>
    </w:p>
    <w:p w:rsidR="00691BAD" w:rsidRDefault="00691BAD" w:rsidP="00691BAD">
      <w:pPr>
        <w:pStyle w:val="NoSpacing"/>
        <w:rPr>
          <w:rFonts w:ascii="Times New Roman" w:hAnsi="Times New Roman" w:cs="Times New Roman"/>
          <w:b/>
          <w:u w:val="single"/>
        </w:rPr>
      </w:pPr>
    </w:p>
    <w:p w:rsidR="00691BAD" w:rsidRDefault="00691BAD" w:rsidP="00691BAD">
      <w:pPr>
        <w:pStyle w:val="NoSpacing"/>
        <w:rPr>
          <w:rFonts w:ascii="Times New Roman" w:hAnsi="Times New Roman" w:cs="Times New Roman"/>
          <w:b/>
        </w:rPr>
      </w:pPr>
      <w:r>
        <w:rPr>
          <w:noProof/>
        </w:rPr>
        <w:drawing>
          <wp:inline distT="0" distB="0" distL="0" distR="0" wp14:anchorId="1BBF491D" wp14:editId="14648FBE">
            <wp:extent cx="333375" cy="3333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75" cy="333375"/>
                    </a:xfrm>
                    <a:prstGeom prst="rect">
                      <a:avLst/>
                    </a:prstGeom>
                  </pic:spPr>
                </pic:pic>
              </a:graphicData>
            </a:graphic>
          </wp:inline>
        </w:drawing>
      </w:r>
      <w:r>
        <w:rPr>
          <w:rFonts w:ascii="Times New Roman" w:hAnsi="Times New Roman" w:cs="Times New Roman"/>
          <w:b/>
        </w:rPr>
        <w:t xml:space="preserve"> </w:t>
      </w:r>
      <w:r w:rsidRPr="00654C4A">
        <w:rPr>
          <w:rFonts w:ascii="Times New Roman" w:hAnsi="Times New Roman" w:cs="Times New Roman"/>
          <w:b/>
        </w:rPr>
        <w:sym w:font="Wingdings" w:char="F0E0"/>
      </w:r>
      <w:r>
        <w:rPr>
          <w:rFonts w:ascii="Times New Roman" w:hAnsi="Times New Roman" w:cs="Times New Roman"/>
          <w:b/>
        </w:rPr>
        <w:t xml:space="preserve"> </w:t>
      </w:r>
      <w:r w:rsidRPr="00B470BC">
        <w:rPr>
          <w:rFonts w:ascii="Times New Roman" w:hAnsi="Times New Roman" w:cs="Times New Roman"/>
        </w:rPr>
        <w:t>Click on the pencil</w:t>
      </w:r>
      <w:r>
        <w:rPr>
          <w:rFonts w:ascii="Times New Roman" w:hAnsi="Times New Roman" w:cs="Times New Roman"/>
        </w:rPr>
        <w:t xml:space="preserve"> and follow steps 2-15 above.</w:t>
      </w:r>
    </w:p>
    <w:p w:rsidR="00691BAD" w:rsidRPr="00A22233" w:rsidRDefault="00691BAD" w:rsidP="00410799">
      <w:pPr>
        <w:jc w:val="both"/>
        <w:rPr>
          <w:rFonts w:ascii="Verdana" w:hAnsi="Verdana"/>
          <w:noProof/>
          <w:sz w:val="20"/>
          <w:szCs w:val="20"/>
        </w:rPr>
      </w:pPr>
    </w:p>
    <w:p w:rsidR="00410799" w:rsidRPr="00A22233" w:rsidRDefault="00410799" w:rsidP="00410799">
      <w:pPr>
        <w:ind w:left="-1080"/>
        <w:jc w:val="both"/>
        <w:rPr>
          <w:rFonts w:ascii="Verdana" w:hAnsi="Verdana"/>
          <w:iCs/>
          <w:color w:val="000000"/>
          <w:sz w:val="20"/>
          <w:szCs w:val="20"/>
        </w:rPr>
      </w:pPr>
    </w:p>
    <w:p w:rsidR="00691BAD" w:rsidRDefault="00691BAD" w:rsidP="00410799">
      <w:pPr>
        <w:jc w:val="both"/>
        <w:rPr>
          <w:rFonts w:ascii="Verdana" w:hAnsi="Verdana"/>
          <w:iCs/>
          <w:color w:val="FF0000"/>
          <w:sz w:val="20"/>
          <w:szCs w:val="20"/>
        </w:rPr>
      </w:pPr>
    </w:p>
    <w:p w:rsidR="00410799" w:rsidRPr="00A22233" w:rsidRDefault="00410799" w:rsidP="00410799">
      <w:pPr>
        <w:jc w:val="both"/>
        <w:rPr>
          <w:rFonts w:ascii="Verdana" w:hAnsi="Verdana"/>
          <w:noProof/>
          <w:sz w:val="20"/>
          <w:szCs w:val="20"/>
        </w:rPr>
      </w:pPr>
      <w:r w:rsidRPr="00A712F8">
        <w:rPr>
          <w:rFonts w:ascii="Verdana" w:hAnsi="Verdana"/>
          <w:b/>
          <w:iCs/>
          <w:sz w:val="20"/>
          <w:szCs w:val="20"/>
        </w:rPr>
        <w:t>Note</w:t>
      </w:r>
      <w:r w:rsidRPr="00A22233">
        <w:rPr>
          <w:rFonts w:ascii="Verdana" w:hAnsi="Verdana"/>
          <w:iCs/>
          <w:color w:val="000000"/>
          <w:sz w:val="20"/>
          <w:szCs w:val="20"/>
        </w:rPr>
        <w:t xml:space="preserve">: Any changes to a PR will need to be made via transaction </w:t>
      </w:r>
      <w:r w:rsidRPr="00A712F8">
        <w:rPr>
          <w:rFonts w:ascii="Verdana" w:hAnsi="Verdana"/>
          <w:bCs/>
          <w:i/>
          <w:color w:val="0000FF"/>
          <w:lang w:val="en"/>
        </w:rPr>
        <w:t>ME52N</w:t>
      </w:r>
      <w:r w:rsidRPr="00A22233">
        <w:rPr>
          <w:rFonts w:ascii="Verdana" w:hAnsi="Verdana"/>
          <w:iCs/>
          <w:color w:val="000000"/>
          <w:sz w:val="20"/>
          <w:szCs w:val="20"/>
        </w:rPr>
        <w:t xml:space="preserve"> before the </w:t>
      </w:r>
      <w:r w:rsidRPr="00A22233">
        <w:rPr>
          <w:rFonts w:ascii="Verdana" w:hAnsi="Verdana"/>
          <w:noProof/>
          <w:sz w:val="20"/>
          <w:szCs w:val="20"/>
        </w:rPr>
        <w:t>PR is approved and released.</w:t>
      </w:r>
    </w:p>
    <w:p w:rsidR="000F36C0" w:rsidRDefault="000F36C0" w:rsidP="000F36C0">
      <w:pPr>
        <w:ind w:left="-1080"/>
        <w:jc w:val="both"/>
        <w:rPr>
          <w:rFonts w:ascii="Verdana" w:hAnsi="Verdana"/>
          <w:i/>
          <w:iCs/>
          <w:color w:val="000000"/>
          <w:sz w:val="20"/>
          <w:szCs w:val="20"/>
        </w:rPr>
      </w:pPr>
    </w:p>
    <w:p w:rsidR="00A22233" w:rsidRDefault="00A22233" w:rsidP="00E84626">
      <w:pPr>
        <w:pStyle w:val="NoSpacing"/>
        <w:rPr>
          <w:b/>
        </w:rPr>
      </w:pPr>
    </w:p>
    <w:p w:rsidR="00E84626" w:rsidRPr="00C11C80" w:rsidRDefault="00E84626" w:rsidP="00E84626">
      <w:pPr>
        <w:pStyle w:val="NoSpacing"/>
        <w:rPr>
          <w:b/>
        </w:rPr>
      </w:pPr>
      <w:r w:rsidRPr="00C11C80">
        <w:rPr>
          <w:b/>
        </w:rPr>
        <w:t>**** ATTACH DOCUMENT/INVOICE TO PURCHASE REQUISITION ****</w:t>
      </w:r>
    </w:p>
    <w:p w:rsidR="00E84626" w:rsidRDefault="00E84626"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691BAD" w:rsidRDefault="00691BAD" w:rsidP="00D63FA5">
      <w:pPr>
        <w:pStyle w:val="NoSpacing"/>
        <w:rPr>
          <w:rFonts w:ascii="Times New Roman" w:hAnsi="Times New Roman" w:cs="Times New Roman"/>
          <w:b/>
          <w:color w:val="FF0000"/>
          <w:u w:val="single"/>
        </w:rPr>
      </w:pPr>
    </w:p>
    <w:p w:rsidR="00D63FA5" w:rsidRPr="00E86F2D" w:rsidRDefault="00D63FA5" w:rsidP="00D63FA5">
      <w:pPr>
        <w:pStyle w:val="NoSpacing"/>
        <w:rPr>
          <w:rFonts w:ascii="Times New Roman" w:hAnsi="Times New Roman" w:cs="Times New Roman"/>
          <w:b/>
          <w:u w:val="single"/>
        </w:rPr>
      </w:pPr>
      <w:r w:rsidRPr="00E86F2D">
        <w:rPr>
          <w:rFonts w:ascii="Times New Roman" w:hAnsi="Times New Roman" w:cs="Times New Roman"/>
          <w:b/>
          <w:u w:val="single"/>
        </w:rPr>
        <w:t>ME23N</w:t>
      </w:r>
    </w:p>
    <w:p w:rsidR="00D63FA5" w:rsidRPr="008C420E" w:rsidRDefault="00D63FA5" w:rsidP="00D63FA5">
      <w:pPr>
        <w:pStyle w:val="NoSpacing"/>
        <w:ind w:left="720"/>
        <w:rPr>
          <w:rFonts w:ascii="Times New Roman" w:hAnsi="Times New Roman" w:cs="Times New Roman"/>
        </w:rPr>
      </w:pPr>
    </w:p>
    <w:p w:rsidR="00D63FA5" w:rsidRPr="00346BC1" w:rsidRDefault="00D63FA5" w:rsidP="00D63FA5">
      <w:pPr>
        <w:pStyle w:val="NoSpacing"/>
        <w:rPr>
          <w:rFonts w:ascii="Arial" w:hAnsi="Arial" w:cs="Arial"/>
          <w:b/>
          <w:u w:val="single"/>
        </w:rPr>
      </w:pPr>
      <w:r w:rsidRPr="00346BC1">
        <w:rPr>
          <w:rFonts w:ascii="Arial" w:hAnsi="Arial" w:cs="Arial"/>
          <w:b/>
          <w:highlight w:val="yellow"/>
          <w:u w:val="single"/>
        </w:rPr>
        <w:t xml:space="preserve">How to </w:t>
      </w:r>
      <w:r w:rsidR="00E77C50">
        <w:rPr>
          <w:rFonts w:ascii="Arial" w:hAnsi="Arial" w:cs="Arial"/>
          <w:b/>
          <w:highlight w:val="yellow"/>
          <w:u w:val="single"/>
        </w:rPr>
        <w:t>find</w:t>
      </w:r>
      <w:r w:rsidRPr="00346BC1">
        <w:rPr>
          <w:rFonts w:ascii="Arial" w:hAnsi="Arial" w:cs="Arial"/>
          <w:b/>
          <w:highlight w:val="yellow"/>
          <w:u w:val="single"/>
        </w:rPr>
        <w:t xml:space="preserve"> the Invoice Receipt Number (IR)</w:t>
      </w:r>
    </w:p>
    <w:p w:rsidR="00D63FA5" w:rsidRPr="003668A0" w:rsidRDefault="00D63FA5" w:rsidP="00D63FA5">
      <w:pPr>
        <w:pStyle w:val="NoSpacing"/>
        <w:rPr>
          <w:rFonts w:ascii="Times New Roman" w:hAnsi="Times New Roman" w:cs="Times New Roman"/>
        </w:rPr>
      </w:pPr>
      <w:r w:rsidRPr="003668A0">
        <w:rPr>
          <w:rFonts w:ascii="Times New Roman" w:hAnsi="Times New Roman" w:cs="Times New Roman"/>
          <w:noProof/>
        </w:rPr>
        <w:drawing>
          <wp:anchor distT="0" distB="0" distL="114300" distR="114300" simplePos="0" relativeHeight="251675648" behindDoc="1" locked="0" layoutInCell="1" allowOverlap="1" wp14:anchorId="71E66765" wp14:editId="2F198D4C">
            <wp:simplePos x="0" y="0"/>
            <wp:positionH relativeFrom="column">
              <wp:posOffset>61415</wp:posOffset>
            </wp:positionH>
            <wp:positionV relativeFrom="paragraph">
              <wp:posOffset>81886</wp:posOffset>
            </wp:positionV>
            <wp:extent cx="1800225" cy="695325"/>
            <wp:effectExtent l="0" t="0" r="9525" b="9525"/>
            <wp:wrapTight wrapText="bothSides">
              <wp:wrapPolygon edited="0">
                <wp:start x="0" y="0"/>
                <wp:lineTo x="0" y="21304"/>
                <wp:lineTo x="21486" y="21304"/>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00225" cy="695325"/>
                    </a:xfrm>
                    <a:prstGeom prst="rect">
                      <a:avLst/>
                    </a:prstGeom>
                  </pic:spPr>
                </pic:pic>
              </a:graphicData>
            </a:graphic>
            <wp14:sizeRelH relativeFrom="page">
              <wp14:pctWidth>0</wp14:pctWidth>
            </wp14:sizeRelH>
            <wp14:sizeRelV relativeFrom="page">
              <wp14:pctHeight>0</wp14:pctHeight>
            </wp14:sizeRelV>
          </wp:anchor>
        </w:drawing>
      </w:r>
    </w:p>
    <w:p w:rsidR="00D63FA5" w:rsidRPr="003668A0" w:rsidRDefault="00D63FA5" w:rsidP="00D63FA5">
      <w:pPr>
        <w:pStyle w:val="NoSpacing"/>
        <w:rPr>
          <w:rFonts w:ascii="Times New Roman" w:hAnsi="Times New Roman" w:cs="Times New Roman"/>
        </w:rPr>
      </w:pPr>
    </w:p>
    <w:p w:rsidR="00D63FA5" w:rsidRPr="003668A0" w:rsidRDefault="00D63FA5" w:rsidP="00D63FA5">
      <w:pPr>
        <w:pStyle w:val="NoSpacing"/>
        <w:rPr>
          <w:rFonts w:ascii="Times New Roman" w:hAnsi="Times New Roman" w:cs="Times New Roman"/>
          <w:b/>
        </w:rPr>
      </w:pPr>
    </w:p>
    <w:p w:rsidR="00D63FA5" w:rsidRPr="003668A0" w:rsidRDefault="00D63FA5" w:rsidP="00D63FA5">
      <w:pPr>
        <w:pStyle w:val="NoSpacing"/>
        <w:numPr>
          <w:ilvl w:val="0"/>
          <w:numId w:val="43"/>
        </w:numPr>
        <w:rPr>
          <w:rFonts w:ascii="Times New Roman" w:hAnsi="Times New Roman" w:cs="Times New Roman"/>
        </w:rPr>
      </w:pPr>
      <w:r>
        <w:rPr>
          <w:rFonts w:ascii="Times New Roman" w:hAnsi="Times New Roman" w:cs="Times New Roman"/>
        </w:rPr>
        <w:t xml:space="preserve">Type in </w:t>
      </w:r>
      <w:r w:rsidRPr="003364C0">
        <w:rPr>
          <w:rFonts w:ascii="Verdana" w:eastAsia="Times New Roman" w:hAnsi="Verdana" w:cs="Times New Roman"/>
          <w:bCs/>
          <w:i/>
          <w:color w:val="0000FF"/>
          <w:lang w:val="en" w:eastAsia="en-US"/>
        </w:rPr>
        <w:t>ME23N</w:t>
      </w:r>
      <w:r>
        <w:rPr>
          <w:rFonts w:ascii="Times New Roman" w:hAnsi="Times New Roman" w:cs="Times New Roman"/>
        </w:rPr>
        <w:t xml:space="preserve"> t</w:t>
      </w:r>
      <w:r w:rsidRPr="003668A0">
        <w:rPr>
          <w:rFonts w:ascii="Times New Roman" w:hAnsi="Times New Roman" w:cs="Times New Roman"/>
        </w:rPr>
        <w:t xml:space="preserve">hen click the green check or enter key </w:t>
      </w:r>
    </w:p>
    <w:p w:rsidR="00D63FA5" w:rsidRPr="003668A0" w:rsidRDefault="00D63FA5" w:rsidP="00D63FA5">
      <w:pPr>
        <w:pStyle w:val="NoSpacing"/>
        <w:rPr>
          <w:rFonts w:ascii="Times New Roman" w:hAnsi="Times New Roman" w:cs="Times New Roman"/>
          <w:b/>
        </w:rPr>
      </w:pPr>
    </w:p>
    <w:p w:rsidR="00D63FA5" w:rsidRPr="003668A0" w:rsidRDefault="00D63FA5" w:rsidP="00D63FA5">
      <w:pPr>
        <w:pStyle w:val="NoSpacing"/>
        <w:rPr>
          <w:rFonts w:ascii="Times New Roman" w:hAnsi="Times New Roman" w:cs="Times New Roman"/>
          <w:b/>
        </w:rPr>
      </w:pPr>
      <w:r w:rsidRPr="003668A0">
        <w:rPr>
          <w:rFonts w:ascii="Times New Roman" w:hAnsi="Times New Roman" w:cs="Times New Roman"/>
          <w:noProof/>
        </w:rPr>
        <w:drawing>
          <wp:anchor distT="0" distB="0" distL="114300" distR="114300" simplePos="0" relativeHeight="251676672" behindDoc="1" locked="0" layoutInCell="1" allowOverlap="1" wp14:anchorId="024E5CFA" wp14:editId="1351976C">
            <wp:simplePos x="0" y="0"/>
            <wp:positionH relativeFrom="column">
              <wp:posOffset>143301</wp:posOffset>
            </wp:positionH>
            <wp:positionV relativeFrom="paragraph">
              <wp:posOffset>102358</wp:posOffset>
            </wp:positionV>
            <wp:extent cx="323850" cy="323850"/>
            <wp:effectExtent l="0" t="0" r="0" b="0"/>
            <wp:wrapTight wrapText="bothSides">
              <wp:wrapPolygon edited="0">
                <wp:start x="0" y="0"/>
                <wp:lineTo x="0" y="20329"/>
                <wp:lineTo x="20329" y="20329"/>
                <wp:lineTo x="203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page">
              <wp14:pctWidth>0</wp14:pctWidth>
            </wp14:sizeRelH>
            <wp14:sizeRelV relativeFrom="page">
              <wp14:pctHeight>0</wp14:pctHeight>
            </wp14:sizeRelV>
          </wp:anchor>
        </w:drawing>
      </w:r>
    </w:p>
    <w:p w:rsidR="00D63FA5" w:rsidRPr="003668A0" w:rsidRDefault="00D63FA5" w:rsidP="00D63FA5">
      <w:pPr>
        <w:pStyle w:val="ListParagraph"/>
        <w:numPr>
          <w:ilvl w:val="0"/>
          <w:numId w:val="41"/>
        </w:numPr>
        <w:rPr>
          <w:rFonts w:ascii="Times New Roman" w:hAnsi="Times New Roman" w:cs="Times New Roman"/>
        </w:rPr>
      </w:pPr>
      <w:r w:rsidRPr="003668A0">
        <w:rPr>
          <w:rFonts w:ascii="Times New Roman" w:hAnsi="Times New Roman" w:cs="Times New Roman"/>
        </w:rPr>
        <w:t>Click the “</w:t>
      </w:r>
      <w:r w:rsidRPr="00B8517B">
        <w:rPr>
          <w:rFonts w:ascii="Verdana" w:eastAsia="Times New Roman" w:hAnsi="Verdana" w:cs="Times New Roman"/>
          <w:bCs/>
          <w:i/>
          <w:color w:val="0000FF"/>
          <w:lang w:val="en" w:eastAsia="en-US"/>
        </w:rPr>
        <w:t>deck of cards</w:t>
      </w:r>
      <w:r w:rsidRPr="003668A0">
        <w:rPr>
          <w:rFonts w:ascii="Times New Roman" w:hAnsi="Times New Roman" w:cs="Times New Roman"/>
        </w:rPr>
        <w:t>”</w:t>
      </w:r>
    </w:p>
    <w:p w:rsidR="00D63FA5" w:rsidRPr="003668A0" w:rsidRDefault="00D63FA5" w:rsidP="00D63FA5">
      <w:pPr>
        <w:rPr>
          <w:rFonts w:ascii="Times New Roman" w:hAnsi="Times New Roman"/>
        </w:rPr>
      </w:pPr>
      <w:r w:rsidRPr="003668A0">
        <w:rPr>
          <w:rFonts w:ascii="Times New Roman" w:hAnsi="Times New Roman"/>
          <w:noProof/>
          <w:lang w:eastAsia="ja-JP"/>
        </w:rPr>
        <w:drawing>
          <wp:anchor distT="0" distB="0" distL="114300" distR="114300" simplePos="0" relativeHeight="251677696" behindDoc="1" locked="0" layoutInCell="1" allowOverlap="1" wp14:anchorId="3C2AD158" wp14:editId="51ADF5E8">
            <wp:simplePos x="0" y="0"/>
            <wp:positionH relativeFrom="margin">
              <wp:align>left</wp:align>
            </wp:positionH>
            <wp:positionV relativeFrom="paragraph">
              <wp:posOffset>123607</wp:posOffset>
            </wp:positionV>
            <wp:extent cx="2204085" cy="1400175"/>
            <wp:effectExtent l="0" t="0" r="5715" b="9525"/>
            <wp:wrapTight wrapText="bothSides">
              <wp:wrapPolygon edited="0">
                <wp:start x="0" y="0"/>
                <wp:lineTo x="0" y="21453"/>
                <wp:lineTo x="21469" y="21453"/>
                <wp:lineTo x="214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4085" cy="1400175"/>
                    </a:xfrm>
                    <a:prstGeom prst="rect">
                      <a:avLst/>
                    </a:prstGeom>
                  </pic:spPr>
                </pic:pic>
              </a:graphicData>
            </a:graphic>
            <wp14:sizeRelH relativeFrom="page">
              <wp14:pctWidth>0</wp14:pctWidth>
            </wp14:sizeRelH>
            <wp14:sizeRelV relativeFrom="page">
              <wp14:pctHeight>0</wp14:pctHeight>
            </wp14:sizeRelV>
          </wp:anchor>
        </w:drawing>
      </w:r>
    </w:p>
    <w:p w:rsidR="00D63FA5" w:rsidRPr="003668A0" w:rsidRDefault="00D63FA5" w:rsidP="00D63FA5">
      <w:pPr>
        <w:rPr>
          <w:rFonts w:ascii="Times New Roman" w:hAnsi="Times New Roman"/>
        </w:rPr>
      </w:pPr>
    </w:p>
    <w:p w:rsidR="00D63FA5" w:rsidRPr="003668A0" w:rsidRDefault="00D63FA5" w:rsidP="00D63FA5">
      <w:pPr>
        <w:rPr>
          <w:rFonts w:ascii="Times New Roman" w:hAnsi="Times New Roman"/>
        </w:rPr>
      </w:pPr>
    </w:p>
    <w:p w:rsidR="00D63FA5" w:rsidRPr="003668A0" w:rsidRDefault="00D63FA5" w:rsidP="00D63FA5">
      <w:pPr>
        <w:pStyle w:val="ListParagraph"/>
        <w:numPr>
          <w:ilvl w:val="0"/>
          <w:numId w:val="41"/>
        </w:numPr>
        <w:rPr>
          <w:rFonts w:ascii="Times New Roman" w:hAnsi="Times New Roman" w:cs="Times New Roman"/>
        </w:rPr>
      </w:pPr>
      <w:r w:rsidRPr="003668A0">
        <w:rPr>
          <w:rFonts w:ascii="Times New Roman" w:hAnsi="Times New Roman" w:cs="Times New Roman"/>
        </w:rPr>
        <w:t>Type in the PO and click “</w:t>
      </w:r>
      <w:r w:rsidRPr="003364C0">
        <w:rPr>
          <w:rFonts w:ascii="Verdana" w:eastAsia="Times New Roman" w:hAnsi="Verdana" w:cs="Times New Roman"/>
          <w:bCs/>
          <w:i/>
          <w:color w:val="0000FF"/>
          <w:lang w:val="en" w:eastAsia="en-US"/>
        </w:rPr>
        <w:t>other document</w:t>
      </w:r>
      <w:r w:rsidRPr="003668A0">
        <w:rPr>
          <w:rFonts w:ascii="Times New Roman" w:hAnsi="Times New Roman" w:cs="Times New Roman"/>
        </w:rPr>
        <w:t>”</w:t>
      </w:r>
    </w:p>
    <w:p w:rsidR="00D63FA5" w:rsidRPr="003668A0" w:rsidRDefault="00D63FA5" w:rsidP="00D63FA5">
      <w:pPr>
        <w:rPr>
          <w:rFonts w:ascii="Times New Roman" w:hAnsi="Times New Roman"/>
        </w:rPr>
      </w:pPr>
    </w:p>
    <w:p w:rsidR="00D63FA5" w:rsidRPr="003668A0" w:rsidRDefault="00D63FA5" w:rsidP="00D63FA5">
      <w:pPr>
        <w:rPr>
          <w:rFonts w:ascii="Times New Roman" w:hAnsi="Times New Roman"/>
        </w:rPr>
      </w:pPr>
    </w:p>
    <w:p w:rsidR="00D63FA5" w:rsidRPr="003668A0" w:rsidRDefault="00D63FA5" w:rsidP="00D63FA5">
      <w:pPr>
        <w:rPr>
          <w:rFonts w:ascii="Times New Roman" w:hAnsi="Times New Roman"/>
        </w:rPr>
      </w:pPr>
      <w:r w:rsidRPr="003668A0">
        <w:rPr>
          <w:rFonts w:ascii="Times New Roman" w:hAnsi="Times New Roman"/>
          <w:noProof/>
          <w:lang w:eastAsia="ja-JP"/>
        </w:rPr>
        <w:drawing>
          <wp:anchor distT="0" distB="0" distL="114300" distR="114300" simplePos="0" relativeHeight="251678720" behindDoc="0" locked="0" layoutInCell="1" allowOverlap="1" wp14:anchorId="19BFB66D" wp14:editId="6AC631B6">
            <wp:simplePos x="914400" y="4790364"/>
            <wp:positionH relativeFrom="column">
              <wp:align>left</wp:align>
            </wp:positionH>
            <wp:positionV relativeFrom="paragraph">
              <wp:align>top</wp:align>
            </wp:positionV>
            <wp:extent cx="1909810" cy="163886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09810" cy="1638868"/>
                    </a:xfrm>
                    <a:prstGeom prst="rect">
                      <a:avLst/>
                    </a:prstGeom>
                  </pic:spPr>
                </pic:pic>
              </a:graphicData>
            </a:graphic>
          </wp:anchor>
        </w:drawing>
      </w:r>
    </w:p>
    <w:p w:rsidR="00D63FA5" w:rsidRPr="003668A0" w:rsidRDefault="00D63FA5" w:rsidP="00D63FA5">
      <w:pPr>
        <w:rPr>
          <w:rFonts w:ascii="Times New Roman" w:hAnsi="Times New Roman"/>
        </w:rPr>
      </w:pPr>
    </w:p>
    <w:p w:rsidR="00D63FA5" w:rsidRPr="003668A0" w:rsidRDefault="00D63FA5" w:rsidP="00D63FA5">
      <w:pPr>
        <w:pStyle w:val="ListParagraph"/>
        <w:numPr>
          <w:ilvl w:val="0"/>
          <w:numId w:val="41"/>
        </w:numPr>
        <w:rPr>
          <w:rFonts w:ascii="Times New Roman" w:hAnsi="Times New Roman" w:cs="Times New Roman"/>
        </w:rPr>
      </w:pPr>
      <w:r w:rsidRPr="003668A0">
        <w:rPr>
          <w:rFonts w:ascii="Times New Roman" w:hAnsi="Times New Roman" w:cs="Times New Roman"/>
        </w:rPr>
        <w:t>Drop down to the line you processed the GR</w:t>
      </w:r>
    </w:p>
    <w:p w:rsidR="00D63FA5" w:rsidRPr="003668A0" w:rsidRDefault="00D63FA5" w:rsidP="00D63FA5">
      <w:pPr>
        <w:pStyle w:val="ListParagraph"/>
        <w:rPr>
          <w:rFonts w:ascii="Times New Roman" w:hAnsi="Times New Roman" w:cs="Times New Roman"/>
        </w:rPr>
      </w:pPr>
    </w:p>
    <w:p w:rsidR="00D63FA5" w:rsidRPr="003668A0" w:rsidRDefault="00D63FA5" w:rsidP="00D63FA5">
      <w:pPr>
        <w:pStyle w:val="ListParagraph"/>
        <w:rPr>
          <w:rFonts w:ascii="Times New Roman" w:hAnsi="Times New Roman" w:cs="Times New Roman"/>
        </w:rPr>
      </w:pPr>
    </w:p>
    <w:p w:rsidR="00D63FA5" w:rsidRPr="003668A0" w:rsidRDefault="00D63FA5" w:rsidP="00D63FA5">
      <w:pPr>
        <w:pStyle w:val="ListParagraph"/>
        <w:rPr>
          <w:rFonts w:ascii="Times New Roman" w:hAnsi="Times New Roman" w:cs="Times New Roman"/>
        </w:rPr>
      </w:pPr>
    </w:p>
    <w:p w:rsidR="00D63FA5" w:rsidRPr="003668A0" w:rsidRDefault="00D63FA5" w:rsidP="00D63FA5">
      <w:pPr>
        <w:pStyle w:val="ListParagraph"/>
        <w:rPr>
          <w:rFonts w:ascii="Times New Roman" w:hAnsi="Times New Roman" w:cs="Times New Roman"/>
        </w:rPr>
      </w:pPr>
    </w:p>
    <w:p w:rsidR="00D63FA5" w:rsidRPr="003668A0" w:rsidRDefault="00D63FA5" w:rsidP="00D63FA5">
      <w:pPr>
        <w:pStyle w:val="ListParagraph"/>
        <w:rPr>
          <w:rFonts w:ascii="Times New Roman" w:hAnsi="Times New Roman" w:cs="Times New Roman"/>
        </w:rPr>
      </w:pPr>
    </w:p>
    <w:p w:rsidR="00D63FA5" w:rsidRPr="003668A0" w:rsidRDefault="00D63FA5" w:rsidP="00D63FA5">
      <w:pPr>
        <w:pStyle w:val="ListParagraph"/>
        <w:rPr>
          <w:rFonts w:ascii="Times New Roman" w:hAnsi="Times New Roman" w:cs="Times New Roman"/>
        </w:rPr>
      </w:pPr>
    </w:p>
    <w:p w:rsidR="00D63FA5" w:rsidRPr="003668A0" w:rsidRDefault="00D63FA5" w:rsidP="00D63FA5">
      <w:pPr>
        <w:pStyle w:val="ListParagraph"/>
        <w:numPr>
          <w:ilvl w:val="0"/>
          <w:numId w:val="41"/>
        </w:numPr>
        <w:rPr>
          <w:rFonts w:ascii="Times New Roman" w:hAnsi="Times New Roman" w:cs="Times New Roman"/>
        </w:rPr>
      </w:pPr>
      <w:r w:rsidRPr="003668A0">
        <w:rPr>
          <w:rFonts w:ascii="Times New Roman" w:hAnsi="Times New Roman" w:cs="Times New Roman"/>
          <w:noProof/>
        </w:rPr>
        <w:drawing>
          <wp:anchor distT="0" distB="0" distL="114300" distR="114300" simplePos="0" relativeHeight="251679744" behindDoc="1" locked="0" layoutInCell="1" allowOverlap="1" wp14:anchorId="3826155F" wp14:editId="280E9FD3">
            <wp:simplePos x="0" y="0"/>
            <wp:positionH relativeFrom="column">
              <wp:posOffset>-30588</wp:posOffset>
            </wp:positionH>
            <wp:positionV relativeFrom="paragraph">
              <wp:posOffset>467216</wp:posOffset>
            </wp:positionV>
            <wp:extent cx="5943600" cy="1116965"/>
            <wp:effectExtent l="0" t="0" r="0" b="6985"/>
            <wp:wrapTight wrapText="bothSides">
              <wp:wrapPolygon edited="0">
                <wp:start x="0" y="0"/>
                <wp:lineTo x="0" y="21367"/>
                <wp:lineTo x="21531" y="2136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116965"/>
                    </a:xfrm>
                    <a:prstGeom prst="rect">
                      <a:avLst/>
                    </a:prstGeom>
                  </pic:spPr>
                </pic:pic>
              </a:graphicData>
            </a:graphic>
            <wp14:sizeRelH relativeFrom="page">
              <wp14:pctWidth>0</wp14:pctWidth>
            </wp14:sizeRelH>
            <wp14:sizeRelV relativeFrom="page">
              <wp14:pctHeight>0</wp14:pctHeight>
            </wp14:sizeRelV>
          </wp:anchor>
        </w:drawing>
      </w:r>
      <w:r w:rsidRPr="003668A0">
        <w:rPr>
          <w:rFonts w:ascii="Times New Roman" w:hAnsi="Times New Roman" w:cs="Times New Roman"/>
        </w:rPr>
        <w:t>Go to the “</w:t>
      </w:r>
      <w:r w:rsidRPr="003364C0">
        <w:rPr>
          <w:rFonts w:ascii="Verdana" w:eastAsia="Times New Roman" w:hAnsi="Verdana" w:cs="Times New Roman"/>
          <w:bCs/>
          <w:i/>
          <w:color w:val="0000FF"/>
          <w:sz w:val="21"/>
          <w:szCs w:val="21"/>
          <w:lang w:val="en" w:eastAsia="en-US"/>
        </w:rPr>
        <w:t>Purchase Order History</w:t>
      </w:r>
      <w:r w:rsidRPr="003668A0">
        <w:rPr>
          <w:rFonts w:ascii="Times New Roman" w:hAnsi="Times New Roman" w:cs="Times New Roman"/>
        </w:rPr>
        <w:t xml:space="preserve">” tab and you will find </w:t>
      </w:r>
      <w:r w:rsidR="003364C0">
        <w:rPr>
          <w:rFonts w:ascii="Times New Roman" w:hAnsi="Times New Roman" w:cs="Times New Roman"/>
        </w:rPr>
        <w:t>t</w:t>
      </w:r>
      <w:r w:rsidRPr="003668A0">
        <w:rPr>
          <w:rFonts w:ascii="Times New Roman" w:hAnsi="Times New Roman" w:cs="Times New Roman"/>
        </w:rPr>
        <w:t xml:space="preserve">he </w:t>
      </w:r>
      <w:r w:rsidR="00B8517B">
        <w:rPr>
          <w:rFonts w:ascii="Times New Roman" w:hAnsi="Times New Roman" w:cs="Times New Roman"/>
        </w:rPr>
        <w:t xml:space="preserve">                      </w:t>
      </w:r>
      <w:r w:rsidRPr="003668A0">
        <w:rPr>
          <w:rFonts w:ascii="Times New Roman" w:hAnsi="Times New Roman" w:cs="Times New Roman"/>
        </w:rPr>
        <w:t xml:space="preserve">IR# </w:t>
      </w:r>
    </w:p>
    <w:p w:rsidR="00D63FA5" w:rsidRPr="003668A0" w:rsidRDefault="00D63FA5" w:rsidP="00D63FA5">
      <w:pPr>
        <w:pStyle w:val="ListParagraph"/>
        <w:rPr>
          <w:rFonts w:ascii="Times New Roman" w:hAnsi="Times New Roman" w:cs="Times New Roman"/>
        </w:rPr>
      </w:pPr>
    </w:p>
    <w:p w:rsidR="00D63FA5" w:rsidRPr="00A53CB9" w:rsidRDefault="00D63FA5" w:rsidP="00D63FA5">
      <w:pPr>
        <w:pStyle w:val="NoSpacing"/>
        <w:rPr>
          <w:rFonts w:ascii="Times New Roman" w:hAnsi="Times New Roman" w:cs="Times New Roman"/>
          <w:b/>
        </w:rPr>
      </w:pPr>
      <w:r w:rsidRPr="00A53CB9">
        <w:rPr>
          <w:rFonts w:ascii="Times New Roman" w:hAnsi="Times New Roman" w:cs="Times New Roman"/>
          <w:b/>
        </w:rPr>
        <w:t>**Goods Receipt starts with 500**</w:t>
      </w:r>
    </w:p>
    <w:p w:rsidR="00D63FA5" w:rsidRDefault="00D63FA5" w:rsidP="00D63FA5">
      <w:pPr>
        <w:pStyle w:val="NoSpacing"/>
        <w:rPr>
          <w:rFonts w:ascii="Times New Roman" w:hAnsi="Times New Roman" w:cs="Times New Roman"/>
        </w:rPr>
      </w:pPr>
      <w:r w:rsidRPr="00A53CB9">
        <w:rPr>
          <w:rFonts w:ascii="Times New Roman" w:hAnsi="Times New Roman" w:cs="Times New Roman"/>
          <w:b/>
        </w:rPr>
        <w:t>**Invoice Receipt starts with 510**</w:t>
      </w:r>
      <w:r w:rsidRPr="00A53CB9">
        <w:rPr>
          <w:rFonts w:ascii="Times New Roman" w:hAnsi="Times New Roman" w:cs="Times New Roman"/>
        </w:rPr>
        <w:br w:type="textWrapping" w:clear="all"/>
      </w:r>
    </w:p>
    <w:p w:rsidR="00F1172C" w:rsidRPr="00A53CB9" w:rsidRDefault="00F1172C" w:rsidP="00D63FA5">
      <w:pPr>
        <w:pStyle w:val="NoSpacing"/>
        <w:rPr>
          <w:rFonts w:ascii="Times New Roman" w:hAnsi="Times New Roman" w:cs="Times New Roman"/>
        </w:rPr>
      </w:pPr>
    </w:p>
    <w:p w:rsidR="00D63FA5" w:rsidRPr="00A53CB9" w:rsidRDefault="00D63FA5" w:rsidP="00D63FA5">
      <w:pPr>
        <w:pStyle w:val="NoSpacing"/>
        <w:rPr>
          <w:rFonts w:ascii="Times New Roman" w:hAnsi="Times New Roman" w:cs="Times New Roman"/>
          <w:b/>
          <w:u w:val="single"/>
        </w:rPr>
      </w:pPr>
    </w:p>
    <w:p w:rsidR="00FC7C33" w:rsidRPr="00E86F2D" w:rsidRDefault="00FC7C33" w:rsidP="00FC7C33">
      <w:pPr>
        <w:pStyle w:val="NoSpacing"/>
        <w:rPr>
          <w:rFonts w:ascii="Times New Roman" w:hAnsi="Times New Roman" w:cs="Times New Roman"/>
          <w:b/>
          <w:u w:val="single"/>
        </w:rPr>
      </w:pPr>
      <w:r w:rsidRPr="00E86F2D">
        <w:rPr>
          <w:rFonts w:ascii="Times New Roman" w:hAnsi="Times New Roman" w:cs="Times New Roman"/>
          <w:b/>
          <w:u w:val="single"/>
        </w:rPr>
        <w:t>ME23N</w:t>
      </w:r>
    </w:p>
    <w:p w:rsidR="00FC7C33" w:rsidRDefault="00FC7C33" w:rsidP="00D63FA5">
      <w:pPr>
        <w:pStyle w:val="NoSpacing"/>
        <w:rPr>
          <w:rFonts w:ascii="Times New Roman" w:hAnsi="Times New Roman" w:cs="Times New Roman"/>
          <w:b/>
          <w:highlight w:val="yellow"/>
          <w:u w:val="single"/>
        </w:rPr>
      </w:pPr>
    </w:p>
    <w:p w:rsidR="00D63FA5" w:rsidRPr="001011EB" w:rsidRDefault="00D63FA5" w:rsidP="00D63FA5">
      <w:pPr>
        <w:pStyle w:val="NoSpacing"/>
        <w:rPr>
          <w:rFonts w:ascii="Times New Roman" w:hAnsi="Times New Roman" w:cs="Times New Roman"/>
        </w:rPr>
      </w:pPr>
      <w:r w:rsidRPr="00B8517B">
        <w:rPr>
          <w:rFonts w:ascii="Arial" w:hAnsi="Arial" w:cs="Arial"/>
          <w:b/>
          <w:highlight w:val="yellow"/>
          <w:u w:val="single"/>
        </w:rPr>
        <w:t>Release Strategy:</w:t>
      </w:r>
      <w:r w:rsidRPr="00B8517B">
        <w:rPr>
          <w:rFonts w:ascii="Times New Roman" w:hAnsi="Times New Roman" w:cs="Times New Roman"/>
          <w:b/>
        </w:rPr>
        <w:t xml:space="preserve"> </w:t>
      </w:r>
      <w:r w:rsidR="00B8517B" w:rsidRPr="00B8517B">
        <w:rPr>
          <w:rFonts w:ascii="Times New Roman" w:hAnsi="Times New Roman" w:cs="Times New Roman"/>
          <w:b/>
        </w:rPr>
        <w:t xml:space="preserve"> </w:t>
      </w:r>
      <w:r w:rsidRPr="001011EB">
        <w:rPr>
          <w:rFonts w:ascii="Times New Roman" w:hAnsi="Times New Roman" w:cs="Times New Roman"/>
        </w:rPr>
        <w:t>How to know when the PR was approved</w:t>
      </w:r>
    </w:p>
    <w:p w:rsidR="00D63FA5" w:rsidRDefault="00D63FA5" w:rsidP="00D63FA5">
      <w:pPr>
        <w:pStyle w:val="NoSpacing"/>
        <w:rPr>
          <w:rFonts w:ascii="Times New Roman" w:hAnsi="Times New Roman" w:cs="Times New Roman"/>
          <w:b/>
          <w:u w:val="single"/>
        </w:rPr>
      </w:pPr>
      <w:r>
        <w:rPr>
          <w:noProof/>
        </w:rPr>
        <w:drawing>
          <wp:anchor distT="0" distB="0" distL="114300" distR="114300" simplePos="0" relativeHeight="251691008" behindDoc="1" locked="0" layoutInCell="1" allowOverlap="1" wp14:anchorId="7F63B7CB" wp14:editId="2F8EF27D">
            <wp:simplePos x="0" y="0"/>
            <wp:positionH relativeFrom="column">
              <wp:posOffset>-66675</wp:posOffset>
            </wp:positionH>
            <wp:positionV relativeFrom="paragraph">
              <wp:posOffset>163195</wp:posOffset>
            </wp:positionV>
            <wp:extent cx="1847850" cy="381000"/>
            <wp:effectExtent l="0" t="0" r="0" b="0"/>
            <wp:wrapTight wrapText="bothSides">
              <wp:wrapPolygon edited="0">
                <wp:start x="0" y="0"/>
                <wp:lineTo x="0" y="20520"/>
                <wp:lineTo x="21377" y="20520"/>
                <wp:lineTo x="2137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47850" cy="381000"/>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pStyle w:val="NoSpacing"/>
        <w:rPr>
          <w:rFonts w:ascii="Times New Roman" w:hAnsi="Times New Roman" w:cs="Times New Roman"/>
          <w:b/>
          <w:u w:val="single"/>
        </w:rPr>
      </w:pPr>
    </w:p>
    <w:p w:rsidR="00D63FA5" w:rsidRPr="00BB6AEA" w:rsidRDefault="00D63FA5" w:rsidP="00D63FA5">
      <w:pPr>
        <w:pStyle w:val="NoSpacing"/>
        <w:numPr>
          <w:ilvl w:val="0"/>
          <w:numId w:val="41"/>
        </w:numPr>
        <w:rPr>
          <w:rFonts w:ascii="Times New Roman" w:hAnsi="Times New Roman" w:cs="Times New Roman"/>
          <w:b/>
          <w:u w:val="single"/>
        </w:rPr>
      </w:pPr>
      <w:r>
        <w:rPr>
          <w:rFonts w:ascii="Times New Roman" w:hAnsi="Times New Roman" w:cs="Times New Roman"/>
        </w:rPr>
        <w:t xml:space="preserve">Type in </w:t>
      </w:r>
      <w:r w:rsidRPr="00DF41FD">
        <w:rPr>
          <w:rFonts w:ascii="Verdana" w:eastAsia="Times New Roman" w:hAnsi="Verdana" w:cs="Times New Roman"/>
          <w:bCs/>
          <w:i/>
          <w:color w:val="0000FF"/>
          <w:sz w:val="21"/>
          <w:szCs w:val="21"/>
          <w:lang w:val="en" w:eastAsia="en-US"/>
        </w:rPr>
        <w:t xml:space="preserve">ME23N </w:t>
      </w:r>
      <w:r>
        <w:rPr>
          <w:rFonts w:ascii="Times New Roman" w:hAnsi="Times New Roman" w:cs="Times New Roman"/>
        </w:rPr>
        <w:t xml:space="preserve">and </w:t>
      </w:r>
      <w:r w:rsidR="00BC03C9">
        <w:rPr>
          <w:rFonts w:ascii="Times New Roman" w:hAnsi="Times New Roman" w:cs="Times New Roman"/>
        </w:rPr>
        <w:t xml:space="preserve">hit </w:t>
      </w:r>
      <w:r>
        <w:rPr>
          <w:rFonts w:ascii="Times New Roman" w:hAnsi="Times New Roman" w:cs="Times New Roman"/>
        </w:rPr>
        <w:t>enter or green check</w:t>
      </w:r>
    </w:p>
    <w:p w:rsidR="00D63FA5" w:rsidRDefault="00D63FA5" w:rsidP="00D63FA5">
      <w:pPr>
        <w:pStyle w:val="NoSpacing"/>
        <w:rPr>
          <w:rFonts w:ascii="Times New Roman" w:hAnsi="Times New Roman" w:cs="Times New Roman"/>
        </w:rPr>
      </w:pPr>
    </w:p>
    <w:p w:rsidR="00D63FA5" w:rsidRDefault="00D63FA5" w:rsidP="00D63FA5">
      <w:pPr>
        <w:pStyle w:val="NoSpacing"/>
        <w:rPr>
          <w:rFonts w:ascii="Times New Roman" w:hAnsi="Times New Roman" w:cs="Times New Roman"/>
          <w:b/>
          <w:u w:val="single"/>
        </w:rPr>
      </w:pPr>
      <w:r>
        <w:rPr>
          <w:noProof/>
        </w:rPr>
        <w:drawing>
          <wp:anchor distT="0" distB="0" distL="114300" distR="114300" simplePos="0" relativeHeight="251697152" behindDoc="1" locked="0" layoutInCell="1" allowOverlap="1" wp14:anchorId="19F9761C" wp14:editId="1234DBB4">
            <wp:simplePos x="0" y="0"/>
            <wp:positionH relativeFrom="margin">
              <wp:align>left</wp:align>
            </wp:positionH>
            <wp:positionV relativeFrom="paragraph">
              <wp:posOffset>63500</wp:posOffset>
            </wp:positionV>
            <wp:extent cx="323850" cy="323850"/>
            <wp:effectExtent l="0" t="0" r="0" b="0"/>
            <wp:wrapTight wrapText="bothSides">
              <wp:wrapPolygon edited="0">
                <wp:start x="0" y="0"/>
                <wp:lineTo x="0" y="20329"/>
                <wp:lineTo x="20329" y="20329"/>
                <wp:lineTo x="2032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page">
              <wp14:pctWidth>0</wp14:pctWidth>
            </wp14:sizeRelH>
            <wp14:sizeRelV relativeFrom="page">
              <wp14:pctHeight>0</wp14:pctHeight>
            </wp14:sizeRelV>
          </wp:anchor>
        </w:drawing>
      </w:r>
    </w:p>
    <w:p w:rsidR="00D63FA5" w:rsidRPr="00BB6AEA" w:rsidRDefault="00D63FA5" w:rsidP="00D63FA5">
      <w:pPr>
        <w:pStyle w:val="NoSpacing"/>
        <w:numPr>
          <w:ilvl w:val="0"/>
          <w:numId w:val="41"/>
        </w:numPr>
        <w:rPr>
          <w:rFonts w:ascii="Times New Roman" w:hAnsi="Times New Roman" w:cs="Times New Roman"/>
        </w:rPr>
      </w:pPr>
      <w:r w:rsidRPr="00BB6AEA">
        <w:rPr>
          <w:rFonts w:ascii="Times New Roman" w:hAnsi="Times New Roman" w:cs="Times New Roman"/>
        </w:rPr>
        <w:t>Click the “deck of cards”</w:t>
      </w:r>
    </w:p>
    <w:p w:rsidR="00D63FA5" w:rsidRDefault="00D63FA5" w:rsidP="00D63FA5">
      <w:pPr>
        <w:pStyle w:val="NoSpacing"/>
        <w:rPr>
          <w:rFonts w:ascii="Times New Roman" w:hAnsi="Times New Roman" w:cs="Times New Roman"/>
          <w:b/>
          <w:u w:val="single"/>
        </w:rPr>
      </w:pPr>
    </w:p>
    <w:p w:rsidR="00D63FA5" w:rsidRDefault="00D63FA5" w:rsidP="00D63FA5">
      <w:pPr>
        <w:pStyle w:val="NoSpacing"/>
        <w:rPr>
          <w:rFonts w:ascii="Times New Roman" w:hAnsi="Times New Roman" w:cs="Times New Roman"/>
          <w:b/>
          <w:u w:val="single"/>
        </w:rPr>
      </w:pPr>
      <w:r>
        <w:rPr>
          <w:noProof/>
        </w:rPr>
        <w:drawing>
          <wp:anchor distT="0" distB="0" distL="114300" distR="114300" simplePos="0" relativeHeight="251692032" behindDoc="1" locked="0" layoutInCell="1" allowOverlap="1" wp14:anchorId="10DD3F77" wp14:editId="12D87F1E">
            <wp:simplePos x="0" y="0"/>
            <wp:positionH relativeFrom="margin">
              <wp:align>left</wp:align>
            </wp:positionH>
            <wp:positionV relativeFrom="paragraph">
              <wp:posOffset>3810</wp:posOffset>
            </wp:positionV>
            <wp:extent cx="2324100" cy="1471930"/>
            <wp:effectExtent l="0" t="0" r="0" b="0"/>
            <wp:wrapTight wrapText="bothSides">
              <wp:wrapPolygon edited="0">
                <wp:start x="0" y="0"/>
                <wp:lineTo x="0" y="21246"/>
                <wp:lineTo x="21423" y="21246"/>
                <wp:lineTo x="2142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24563" cy="1472223"/>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pStyle w:val="NoSpacing"/>
        <w:rPr>
          <w:rFonts w:ascii="Times New Roman" w:hAnsi="Times New Roman" w:cs="Times New Roman"/>
          <w:b/>
          <w:u w:val="single"/>
        </w:rPr>
      </w:pPr>
    </w:p>
    <w:p w:rsidR="00D63FA5" w:rsidRDefault="00D63FA5" w:rsidP="00D63FA5">
      <w:pPr>
        <w:pStyle w:val="NoSpacing"/>
        <w:rPr>
          <w:rFonts w:ascii="Times New Roman" w:hAnsi="Times New Roman" w:cs="Times New Roman"/>
          <w:b/>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Pr="00B470BC" w:rsidRDefault="00D63FA5" w:rsidP="00D63FA5">
      <w:pPr>
        <w:pStyle w:val="NoSpacing"/>
        <w:numPr>
          <w:ilvl w:val="0"/>
          <w:numId w:val="41"/>
        </w:numPr>
        <w:rPr>
          <w:rFonts w:ascii="Times New Roman" w:hAnsi="Times New Roman" w:cs="Times New Roman"/>
          <w:u w:val="single"/>
        </w:rPr>
      </w:pPr>
      <w:r w:rsidRPr="00B470BC">
        <w:rPr>
          <w:rFonts w:ascii="Times New Roman" w:hAnsi="Times New Roman" w:cs="Times New Roman"/>
        </w:rPr>
        <w:t>Type in the PO# then</w:t>
      </w:r>
      <w:r w:rsidR="00BC03C9">
        <w:rPr>
          <w:rFonts w:ascii="Times New Roman" w:hAnsi="Times New Roman" w:cs="Times New Roman"/>
        </w:rPr>
        <w:t xml:space="preserve"> click</w:t>
      </w:r>
      <w:r w:rsidRPr="00B470BC">
        <w:rPr>
          <w:rFonts w:ascii="Times New Roman" w:hAnsi="Times New Roman" w:cs="Times New Roman"/>
        </w:rPr>
        <w:t xml:space="preserve"> “</w:t>
      </w:r>
      <w:r w:rsidRPr="00DF41FD">
        <w:rPr>
          <w:rFonts w:ascii="Verdana" w:eastAsia="Times New Roman" w:hAnsi="Verdana" w:cs="Times New Roman"/>
          <w:bCs/>
          <w:i/>
          <w:color w:val="0000FF"/>
          <w:sz w:val="21"/>
          <w:szCs w:val="21"/>
          <w:lang w:val="en" w:eastAsia="en-US"/>
        </w:rPr>
        <w:t>other document</w:t>
      </w:r>
      <w:r w:rsidRPr="00B470BC">
        <w:rPr>
          <w:rFonts w:ascii="Times New Roman" w:hAnsi="Times New Roman" w:cs="Times New Roman"/>
        </w:rPr>
        <w:t>”</w:t>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Pr="00B470BC" w:rsidRDefault="00D63FA5" w:rsidP="00D63FA5">
      <w:pPr>
        <w:pStyle w:val="NoSpacing"/>
        <w:rPr>
          <w:rFonts w:ascii="Times New Roman" w:hAnsi="Times New Roman" w:cs="Times New Roman"/>
          <w:color w:val="FF0000"/>
          <w:u w:val="single"/>
        </w:rPr>
      </w:pPr>
    </w:p>
    <w:p w:rsidR="00D63FA5" w:rsidRPr="00B470BC" w:rsidRDefault="00D63FA5" w:rsidP="00D63FA5">
      <w:pPr>
        <w:pStyle w:val="NoSpacing"/>
        <w:numPr>
          <w:ilvl w:val="0"/>
          <w:numId w:val="41"/>
        </w:numPr>
        <w:rPr>
          <w:rFonts w:ascii="Times New Roman" w:hAnsi="Times New Roman" w:cs="Times New Roman"/>
        </w:rPr>
      </w:pPr>
      <w:r w:rsidRPr="00B470BC">
        <w:rPr>
          <w:noProof/>
        </w:rPr>
        <mc:AlternateContent>
          <mc:Choice Requires="wps">
            <w:drawing>
              <wp:anchor distT="0" distB="0" distL="114300" distR="114300" simplePos="0" relativeHeight="251694080" behindDoc="0" locked="0" layoutInCell="1" allowOverlap="1" wp14:anchorId="16914EEF" wp14:editId="5F8DE0AB">
                <wp:simplePos x="0" y="0"/>
                <wp:positionH relativeFrom="column">
                  <wp:posOffset>2790825</wp:posOffset>
                </wp:positionH>
                <wp:positionV relativeFrom="paragraph">
                  <wp:posOffset>157480</wp:posOffset>
                </wp:positionV>
                <wp:extent cx="2552700" cy="638175"/>
                <wp:effectExtent l="0" t="0" r="57150" b="66675"/>
                <wp:wrapNone/>
                <wp:docPr id="46" name="Straight Arrow Connector 46"/>
                <wp:cNvGraphicFramePr/>
                <a:graphic xmlns:a="http://schemas.openxmlformats.org/drawingml/2006/main">
                  <a:graphicData uri="http://schemas.microsoft.com/office/word/2010/wordprocessingShape">
                    <wps:wsp>
                      <wps:cNvCnPr/>
                      <wps:spPr>
                        <a:xfrm>
                          <a:off x="0" y="0"/>
                          <a:ext cx="255270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43794" id="Straight Arrow Connector 46" o:spid="_x0000_s1026" type="#_x0000_t32" style="position:absolute;margin-left:219.75pt;margin-top:12.4pt;width:201pt;height:50.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" strokecolor="black [3200]" strokeweight=".5pt">
                <v:stroke endarrow="block" joinstyle="miter"/>
              </v:shape>
            </w:pict>
          </mc:Fallback>
        </mc:AlternateContent>
      </w:r>
      <w:r w:rsidRPr="00B470BC">
        <w:rPr>
          <w:noProof/>
        </w:rPr>
        <w:drawing>
          <wp:anchor distT="0" distB="0" distL="114300" distR="114300" simplePos="0" relativeHeight="251693056" behindDoc="1" locked="0" layoutInCell="1" allowOverlap="1" wp14:anchorId="60F0E2A6" wp14:editId="1433F50A">
            <wp:simplePos x="0" y="0"/>
            <wp:positionH relativeFrom="margin">
              <wp:align>right</wp:align>
            </wp:positionH>
            <wp:positionV relativeFrom="paragraph">
              <wp:posOffset>319405</wp:posOffset>
            </wp:positionV>
            <wp:extent cx="5943600" cy="836930"/>
            <wp:effectExtent l="0" t="0" r="0" b="1270"/>
            <wp:wrapTight wrapText="bothSides">
              <wp:wrapPolygon edited="0">
                <wp:start x="0" y="0"/>
                <wp:lineTo x="0" y="21141"/>
                <wp:lineTo x="21531" y="21141"/>
                <wp:lineTo x="2153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14:sizeRelH relativeFrom="page">
              <wp14:pctWidth>0</wp14:pctWidth>
            </wp14:sizeRelH>
            <wp14:sizeRelV relativeFrom="page">
              <wp14:pctHeight>0</wp14:pctHeight>
            </wp14:sizeRelV>
          </wp:anchor>
        </w:drawing>
      </w:r>
      <w:r w:rsidRPr="00B470BC">
        <w:rPr>
          <w:rFonts w:ascii="Times New Roman" w:hAnsi="Times New Roman" w:cs="Times New Roman"/>
        </w:rPr>
        <w:t>Scroll over to the PR# and double click</w:t>
      </w:r>
    </w:p>
    <w:p w:rsidR="00D63FA5" w:rsidRDefault="00D63FA5" w:rsidP="00D63FA5">
      <w:pPr>
        <w:pStyle w:val="NoSpacing"/>
        <w:rPr>
          <w:rFonts w:ascii="Times New Roman" w:hAnsi="Times New Roman" w:cs="Times New Roman"/>
          <w:b/>
          <w:color w:val="FF0000"/>
          <w:u w:val="single"/>
        </w:rPr>
      </w:pPr>
    </w:p>
    <w:p w:rsidR="00D63FA5" w:rsidRPr="00B470BC" w:rsidRDefault="00D63FA5" w:rsidP="00D63FA5">
      <w:pPr>
        <w:pStyle w:val="NoSpacing"/>
        <w:numPr>
          <w:ilvl w:val="0"/>
          <w:numId w:val="41"/>
        </w:numPr>
        <w:rPr>
          <w:rFonts w:ascii="Times New Roman" w:hAnsi="Times New Roman" w:cs="Times New Roman"/>
        </w:rPr>
      </w:pPr>
      <w:r w:rsidRPr="00B470BC">
        <w:rPr>
          <w:rFonts w:ascii="Times New Roman" w:hAnsi="Times New Roman" w:cs="Times New Roman"/>
        </w:rPr>
        <w:t xml:space="preserve">Click on the </w:t>
      </w:r>
      <w:r w:rsidRPr="00DF41FD">
        <w:rPr>
          <w:rFonts w:ascii="Verdana" w:eastAsia="Times New Roman" w:hAnsi="Verdana" w:cs="Times New Roman"/>
          <w:bCs/>
          <w:i/>
          <w:color w:val="0000FF"/>
          <w:sz w:val="21"/>
          <w:szCs w:val="21"/>
          <w:lang w:val="en" w:eastAsia="en-US"/>
        </w:rPr>
        <w:t>Release Strategy</w:t>
      </w:r>
      <w:r w:rsidRPr="00B470BC">
        <w:rPr>
          <w:rFonts w:ascii="Times New Roman" w:hAnsi="Times New Roman" w:cs="Times New Roman"/>
        </w:rPr>
        <w:t xml:space="preserve"> tab </w:t>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r>
        <w:rPr>
          <w:noProof/>
        </w:rPr>
        <w:drawing>
          <wp:inline distT="0" distB="0" distL="0" distR="0" wp14:anchorId="284C4857" wp14:editId="118004EE">
            <wp:extent cx="5943600" cy="4749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4980"/>
                    </a:xfrm>
                    <a:prstGeom prst="rect">
                      <a:avLst/>
                    </a:prstGeom>
                  </pic:spPr>
                </pic:pic>
              </a:graphicData>
            </a:graphic>
          </wp:inline>
        </w:drawing>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Pr="00B470BC" w:rsidRDefault="00D63FA5" w:rsidP="00D63FA5">
      <w:pPr>
        <w:pStyle w:val="NoSpacing"/>
        <w:numPr>
          <w:ilvl w:val="0"/>
          <w:numId w:val="41"/>
        </w:numPr>
        <w:rPr>
          <w:rFonts w:ascii="Times New Roman" w:hAnsi="Times New Roman" w:cs="Times New Roman"/>
        </w:rPr>
      </w:pPr>
      <w:r w:rsidRPr="00B470BC">
        <w:rPr>
          <w:rFonts w:ascii="Times New Roman" w:hAnsi="Times New Roman" w:cs="Times New Roman"/>
        </w:rPr>
        <w:t xml:space="preserve">Should have all green check marks once approved </w:t>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r>
        <w:rPr>
          <w:noProof/>
        </w:rPr>
        <w:lastRenderedPageBreak/>
        <w:drawing>
          <wp:inline distT="0" distB="0" distL="0" distR="0" wp14:anchorId="7749D156" wp14:editId="65F0B6E4">
            <wp:extent cx="5124450" cy="1038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450" cy="1038225"/>
                    </a:xfrm>
                    <a:prstGeom prst="rect">
                      <a:avLst/>
                    </a:prstGeom>
                  </pic:spPr>
                </pic:pic>
              </a:graphicData>
            </a:graphic>
          </wp:inline>
        </w:drawing>
      </w:r>
    </w:p>
    <w:p w:rsidR="00FC7C33" w:rsidRDefault="00FC7C33" w:rsidP="00D63FA5">
      <w:pPr>
        <w:pStyle w:val="NoSpacing"/>
        <w:rPr>
          <w:rFonts w:ascii="Times New Roman" w:hAnsi="Times New Roman" w:cs="Times New Roman"/>
          <w:b/>
          <w:highlight w:val="yellow"/>
          <w:u w:val="single"/>
        </w:rPr>
      </w:pPr>
    </w:p>
    <w:p w:rsidR="00FC7C33" w:rsidRDefault="00FC7C33" w:rsidP="00D63FA5">
      <w:pPr>
        <w:pStyle w:val="NoSpacing"/>
        <w:rPr>
          <w:rFonts w:ascii="Times New Roman" w:hAnsi="Times New Roman" w:cs="Times New Roman"/>
          <w:b/>
          <w:highlight w:val="yellow"/>
          <w:u w:val="single"/>
        </w:rPr>
      </w:pPr>
    </w:p>
    <w:p w:rsidR="00FC7C33" w:rsidRDefault="00FC7C33" w:rsidP="00D63FA5">
      <w:pPr>
        <w:pStyle w:val="NoSpacing"/>
        <w:rPr>
          <w:rFonts w:ascii="Times New Roman" w:hAnsi="Times New Roman" w:cs="Times New Roman"/>
          <w:b/>
          <w:highlight w:val="yellow"/>
          <w:u w:val="single"/>
        </w:rPr>
      </w:pPr>
    </w:p>
    <w:p w:rsidR="00D63FA5" w:rsidRPr="00B470BC" w:rsidRDefault="00D63FA5" w:rsidP="00D63FA5">
      <w:pPr>
        <w:pStyle w:val="NoSpacing"/>
        <w:rPr>
          <w:rFonts w:ascii="Times New Roman" w:hAnsi="Times New Roman" w:cs="Times New Roman"/>
          <w:b/>
          <w:u w:val="single"/>
        </w:rPr>
      </w:pPr>
      <w:r w:rsidRPr="00DF41FD">
        <w:rPr>
          <w:rFonts w:ascii="Arial" w:hAnsi="Arial" w:cs="Arial"/>
          <w:b/>
          <w:highlight w:val="yellow"/>
          <w:u w:val="single"/>
        </w:rPr>
        <w:t>Release Strategy</w:t>
      </w:r>
      <w:r>
        <w:rPr>
          <w:rFonts w:ascii="Times New Roman" w:hAnsi="Times New Roman" w:cs="Times New Roman"/>
          <w:b/>
          <w:highlight w:val="yellow"/>
          <w:u w:val="single"/>
        </w:rPr>
        <w:t>:</w:t>
      </w:r>
      <w:r w:rsidRPr="002072B6">
        <w:rPr>
          <w:rFonts w:ascii="Times New Roman" w:hAnsi="Times New Roman" w:cs="Times New Roman"/>
        </w:rPr>
        <w:t xml:space="preserve"> How to look up the Purchase Order (PO#) once the Purchase Requisition (PR) is approved</w:t>
      </w:r>
    </w:p>
    <w:p w:rsidR="00D63FA5" w:rsidRDefault="00D63FA5" w:rsidP="00D63FA5">
      <w:pPr>
        <w:pStyle w:val="NoSpacing"/>
        <w:rPr>
          <w:rFonts w:ascii="Times New Roman" w:hAnsi="Times New Roman" w:cs="Times New Roman"/>
          <w:b/>
          <w:color w:val="FF0000"/>
          <w:u w:val="single"/>
        </w:rPr>
      </w:pPr>
    </w:p>
    <w:p w:rsidR="00D63FA5" w:rsidRPr="00BB6AEA" w:rsidRDefault="00D63FA5" w:rsidP="00D63FA5">
      <w:pPr>
        <w:pStyle w:val="NoSpacing"/>
        <w:rPr>
          <w:rFonts w:ascii="Times New Roman" w:hAnsi="Times New Roman" w:cs="Times New Roman"/>
        </w:rPr>
      </w:pPr>
      <w:r>
        <w:rPr>
          <w:noProof/>
        </w:rPr>
        <w:drawing>
          <wp:anchor distT="0" distB="0" distL="114300" distR="114300" simplePos="0" relativeHeight="251695104" behindDoc="1" locked="0" layoutInCell="1" allowOverlap="1" wp14:anchorId="5EA54356" wp14:editId="05151369">
            <wp:simplePos x="0" y="0"/>
            <wp:positionH relativeFrom="column">
              <wp:posOffset>0</wp:posOffset>
            </wp:positionH>
            <wp:positionV relativeFrom="paragraph">
              <wp:posOffset>2540</wp:posOffset>
            </wp:positionV>
            <wp:extent cx="1838325" cy="333375"/>
            <wp:effectExtent l="0" t="0" r="9525" b="9525"/>
            <wp:wrapTight wrapText="bothSides">
              <wp:wrapPolygon edited="0">
                <wp:start x="0" y="0"/>
                <wp:lineTo x="0" y="20983"/>
                <wp:lineTo x="21488" y="20983"/>
                <wp:lineTo x="2148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38325" cy="333375"/>
                    </a:xfrm>
                    <a:prstGeom prst="rect">
                      <a:avLst/>
                    </a:prstGeom>
                  </pic:spPr>
                </pic:pic>
              </a:graphicData>
            </a:graphic>
            <wp14:sizeRelH relativeFrom="page">
              <wp14:pctWidth>0</wp14:pctWidth>
            </wp14:sizeRelH>
            <wp14:sizeRelV relativeFrom="page">
              <wp14:pctHeight>0</wp14:pctHeight>
            </wp14:sizeRelV>
          </wp:anchor>
        </w:drawing>
      </w:r>
    </w:p>
    <w:p w:rsidR="00D63FA5" w:rsidRPr="00BB6AEA" w:rsidRDefault="00D63FA5" w:rsidP="00D63FA5">
      <w:pPr>
        <w:pStyle w:val="NoSpacing"/>
        <w:numPr>
          <w:ilvl w:val="0"/>
          <w:numId w:val="41"/>
        </w:numPr>
        <w:rPr>
          <w:rFonts w:ascii="Times New Roman" w:hAnsi="Times New Roman" w:cs="Times New Roman"/>
        </w:rPr>
      </w:pPr>
      <w:r w:rsidRPr="00BB6AEA">
        <w:rPr>
          <w:rFonts w:ascii="Times New Roman" w:hAnsi="Times New Roman" w:cs="Times New Roman"/>
        </w:rPr>
        <w:t xml:space="preserve">Type in </w:t>
      </w:r>
      <w:r w:rsidRPr="008305CF">
        <w:rPr>
          <w:rFonts w:ascii="Verdana" w:eastAsia="Times New Roman" w:hAnsi="Verdana" w:cs="Times New Roman"/>
          <w:bCs/>
          <w:i/>
          <w:color w:val="0000FF"/>
          <w:sz w:val="21"/>
          <w:szCs w:val="21"/>
          <w:lang w:val="en" w:eastAsia="en-US"/>
        </w:rPr>
        <w:t>ME23N</w:t>
      </w:r>
      <w:r w:rsidRPr="00BB6AEA">
        <w:rPr>
          <w:rFonts w:ascii="Times New Roman" w:hAnsi="Times New Roman" w:cs="Times New Roman"/>
        </w:rPr>
        <w:t xml:space="preserve"> and click enter or the green arrow</w:t>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r>
        <w:rPr>
          <w:noProof/>
        </w:rPr>
        <w:drawing>
          <wp:anchor distT="0" distB="0" distL="114300" distR="114300" simplePos="0" relativeHeight="251696128" behindDoc="1" locked="0" layoutInCell="1" allowOverlap="1" wp14:anchorId="14965C78" wp14:editId="67661958">
            <wp:simplePos x="0" y="0"/>
            <wp:positionH relativeFrom="margin">
              <wp:align>left</wp:align>
            </wp:positionH>
            <wp:positionV relativeFrom="paragraph">
              <wp:posOffset>6350</wp:posOffset>
            </wp:positionV>
            <wp:extent cx="323850" cy="323850"/>
            <wp:effectExtent l="0" t="0" r="0" b="0"/>
            <wp:wrapTight wrapText="bothSides">
              <wp:wrapPolygon edited="0">
                <wp:start x="0" y="0"/>
                <wp:lineTo x="0" y="20329"/>
                <wp:lineTo x="20329" y="20329"/>
                <wp:lineTo x="2032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page">
              <wp14:pctWidth>0</wp14:pctWidth>
            </wp14:sizeRelH>
            <wp14:sizeRelV relativeFrom="page">
              <wp14:pctHeight>0</wp14:pctHeight>
            </wp14:sizeRelV>
          </wp:anchor>
        </w:drawing>
      </w:r>
    </w:p>
    <w:p w:rsidR="00D63FA5" w:rsidRPr="00BB6AEA" w:rsidRDefault="00D63FA5" w:rsidP="00D63FA5">
      <w:pPr>
        <w:pStyle w:val="NoSpacing"/>
        <w:numPr>
          <w:ilvl w:val="0"/>
          <w:numId w:val="41"/>
        </w:numPr>
        <w:rPr>
          <w:rFonts w:ascii="Times New Roman" w:hAnsi="Times New Roman" w:cs="Times New Roman"/>
        </w:rPr>
      </w:pPr>
      <w:r w:rsidRPr="00BB6AEA">
        <w:rPr>
          <w:rFonts w:ascii="Times New Roman" w:hAnsi="Times New Roman" w:cs="Times New Roman"/>
        </w:rPr>
        <w:t>Click the “</w:t>
      </w:r>
      <w:r w:rsidRPr="008305CF">
        <w:rPr>
          <w:rFonts w:ascii="Verdana" w:eastAsia="Times New Roman" w:hAnsi="Verdana" w:cs="Times New Roman"/>
          <w:bCs/>
          <w:i/>
          <w:color w:val="0000FF"/>
          <w:sz w:val="21"/>
          <w:szCs w:val="21"/>
          <w:lang w:val="en" w:eastAsia="en-US"/>
        </w:rPr>
        <w:t>deck of cards</w:t>
      </w:r>
      <w:r w:rsidRPr="00BB6AEA">
        <w:rPr>
          <w:rFonts w:ascii="Times New Roman" w:hAnsi="Times New Roman" w:cs="Times New Roman"/>
        </w:rPr>
        <w:t>”</w:t>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r>
        <w:rPr>
          <w:noProof/>
        </w:rPr>
        <w:drawing>
          <wp:anchor distT="0" distB="0" distL="114300" distR="114300" simplePos="0" relativeHeight="251698176" behindDoc="1" locked="0" layoutInCell="1" allowOverlap="1" wp14:anchorId="52E7362F" wp14:editId="0B169486">
            <wp:simplePos x="0" y="0"/>
            <wp:positionH relativeFrom="margin">
              <wp:align>left</wp:align>
            </wp:positionH>
            <wp:positionV relativeFrom="paragraph">
              <wp:posOffset>162560</wp:posOffset>
            </wp:positionV>
            <wp:extent cx="2867025" cy="1790700"/>
            <wp:effectExtent l="0" t="0" r="9525" b="0"/>
            <wp:wrapTight wrapText="bothSides">
              <wp:wrapPolygon edited="0">
                <wp:start x="0" y="0"/>
                <wp:lineTo x="0" y="21370"/>
                <wp:lineTo x="21528" y="21370"/>
                <wp:lineTo x="2152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67025" cy="1790700"/>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r>
        <w:rPr>
          <w:rFonts w:ascii="Times New Roman" w:hAnsi="Times New Roman" w:cs="Times New Roman"/>
          <w:b/>
          <w:noProof/>
          <w:color w:val="FF0000"/>
          <w:u w:val="single"/>
        </w:rPr>
        <mc:AlternateContent>
          <mc:Choice Requires="wps">
            <w:drawing>
              <wp:anchor distT="0" distB="0" distL="114300" distR="114300" simplePos="0" relativeHeight="251699200" behindDoc="0" locked="0" layoutInCell="1" allowOverlap="1" wp14:anchorId="7C4C9E49" wp14:editId="22614CE9">
                <wp:simplePos x="0" y="0"/>
                <wp:positionH relativeFrom="leftMargin">
                  <wp:align>right</wp:align>
                </wp:positionH>
                <wp:positionV relativeFrom="paragraph">
                  <wp:posOffset>246380</wp:posOffset>
                </wp:positionV>
                <wp:extent cx="742950" cy="9525"/>
                <wp:effectExtent l="0" t="76200" r="19050" b="85725"/>
                <wp:wrapNone/>
                <wp:docPr id="52" name="Straight Arrow Connector 52"/>
                <wp:cNvGraphicFramePr/>
                <a:graphic xmlns:a="http://schemas.openxmlformats.org/drawingml/2006/main">
                  <a:graphicData uri="http://schemas.microsoft.com/office/word/2010/wordprocessingShape">
                    <wps:wsp>
                      <wps:cNvCnPr/>
                      <wps:spPr>
                        <a:xfrm flipV="1">
                          <a:off x="0" y="0"/>
                          <a:ext cx="7429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9B049E" id="Straight Arrow Connector 52" o:spid="_x0000_s1026" type="#_x0000_t32" style="position:absolute;margin-left:7.3pt;margin-top:19.4pt;width:58.5pt;height:.75pt;flip:y;z-index:251699200;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" strokecolor="black [3200]" strokeweight=".5pt">
                <v:stroke endarrow="block" joinstyle="miter"/>
                <w10:wrap anchorx="margin"/>
              </v:shape>
            </w:pict>
          </mc:Fallback>
        </mc:AlternateContent>
      </w:r>
    </w:p>
    <w:p w:rsidR="00D63FA5" w:rsidRPr="002E6D63" w:rsidRDefault="00D63FA5" w:rsidP="00D63FA5">
      <w:pPr>
        <w:pStyle w:val="NoSpacing"/>
        <w:numPr>
          <w:ilvl w:val="0"/>
          <w:numId w:val="41"/>
        </w:numPr>
        <w:rPr>
          <w:rFonts w:ascii="Times New Roman" w:hAnsi="Times New Roman" w:cs="Times New Roman"/>
        </w:rPr>
      </w:pPr>
      <w:r w:rsidRPr="002E6D63">
        <w:rPr>
          <w:rFonts w:ascii="Times New Roman" w:hAnsi="Times New Roman" w:cs="Times New Roman"/>
        </w:rPr>
        <w:t xml:space="preserve">Type in the </w:t>
      </w:r>
      <w:r w:rsidRPr="008305CF">
        <w:rPr>
          <w:rFonts w:ascii="Verdana" w:eastAsia="Times New Roman" w:hAnsi="Verdana" w:cs="Times New Roman"/>
          <w:bCs/>
          <w:i/>
          <w:color w:val="0000FF"/>
          <w:sz w:val="21"/>
          <w:szCs w:val="21"/>
          <w:lang w:val="en" w:eastAsia="en-US"/>
        </w:rPr>
        <w:t>Purchase Requisition #</w:t>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A4488A" w:rsidRDefault="00A4488A" w:rsidP="00D63FA5">
      <w:pPr>
        <w:pStyle w:val="NoSpacing"/>
        <w:rPr>
          <w:rFonts w:ascii="Times New Roman" w:hAnsi="Times New Roman" w:cs="Times New Roman"/>
          <w:b/>
          <w:color w:val="FF0000"/>
          <w:u w:val="single"/>
        </w:rPr>
      </w:pPr>
    </w:p>
    <w:p w:rsidR="00D63FA5" w:rsidRPr="00D6407F" w:rsidRDefault="00D63FA5" w:rsidP="00D63FA5">
      <w:pPr>
        <w:pStyle w:val="NoSpacing"/>
        <w:numPr>
          <w:ilvl w:val="0"/>
          <w:numId w:val="41"/>
        </w:numPr>
        <w:rPr>
          <w:rFonts w:ascii="Times New Roman" w:hAnsi="Times New Roman" w:cs="Times New Roman"/>
        </w:rPr>
      </w:pPr>
      <w:r w:rsidRPr="00D6407F">
        <w:rPr>
          <w:rFonts w:ascii="Times New Roman" w:hAnsi="Times New Roman" w:cs="Times New Roman"/>
        </w:rPr>
        <w:t xml:space="preserve">Go to the </w:t>
      </w:r>
      <w:r w:rsidR="008305CF" w:rsidRPr="008305CF">
        <w:rPr>
          <w:rFonts w:ascii="Verdana" w:eastAsia="Times New Roman" w:hAnsi="Verdana" w:cs="Times New Roman"/>
          <w:bCs/>
          <w:i/>
          <w:color w:val="0000FF"/>
          <w:sz w:val="21"/>
          <w:szCs w:val="21"/>
          <w:lang w:val="en" w:eastAsia="en-US"/>
        </w:rPr>
        <w:t>S</w:t>
      </w:r>
      <w:r w:rsidRPr="008305CF">
        <w:rPr>
          <w:rFonts w:ascii="Verdana" w:eastAsia="Times New Roman" w:hAnsi="Verdana" w:cs="Times New Roman"/>
          <w:bCs/>
          <w:i/>
          <w:color w:val="0000FF"/>
          <w:sz w:val="21"/>
          <w:szCs w:val="21"/>
          <w:lang w:val="en" w:eastAsia="en-US"/>
        </w:rPr>
        <w:t xml:space="preserve">tatus </w:t>
      </w:r>
      <w:r w:rsidRPr="00D6407F">
        <w:rPr>
          <w:rFonts w:ascii="Times New Roman" w:hAnsi="Times New Roman" w:cs="Times New Roman"/>
        </w:rPr>
        <w:t xml:space="preserve">tab </w:t>
      </w:r>
    </w:p>
    <w:p w:rsidR="00D63FA5" w:rsidRDefault="004D7A4D" w:rsidP="00D63FA5">
      <w:pPr>
        <w:pStyle w:val="NoSpacing"/>
        <w:rPr>
          <w:rFonts w:ascii="Times New Roman" w:hAnsi="Times New Roman" w:cs="Times New Roman"/>
          <w:b/>
          <w:color w:val="FF0000"/>
          <w:u w:val="single"/>
        </w:rPr>
      </w:pPr>
      <w:r>
        <w:rPr>
          <w:noProof/>
        </w:rPr>
        <w:lastRenderedPageBreak/>
        <w:drawing>
          <wp:anchor distT="0" distB="0" distL="114300" distR="114300" simplePos="0" relativeHeight="251700224" behindDoc="1" locked="0" layoutInCell="1" allowOverlap="1" wp14:anchorId="155BCC8C" wp14:editId="7DC2D14D">
            <wp:simplePos x="0" y="0"/>
            <wp:positionH relativeFrom="margin">
              <wp:posOffset>59377</wp:posOffset>
            </wp:positionH>
            <wp:positionV relativeFrom="paragraph">
              <wp:posOffset>-347</wp:posOffset>
            </wp:positionV>
            <wp:extent cx="5943600" cy="1818640"/>
            <wp:effectExtent l="0" t="0" r="0" b="0"/>
            <wp:wrapTight wrapText="bothSides">
              <wp:wrapPolygon edited="0">
                <wp:start x="0" y="0"/>
                <wp:lineTo x="0" y="21268"/>
                <wp:lineTo x="21531" y="21268"/>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818640"/>
                    </a:xfrm>
                    <a:prstGeom prst="rect">
                      <a:avLst/>
                    </a:prstGeom>
                  </pic:spPr>
                </pic:pic>
              </a:graphicData>
            </a:graphic>
            <wp14:sizeRelH relativeFrom="page">
              <wp14:pctWidth>0</wp14:pctWidth>
            </wp14:sizeRelH>
            <wp14:sizeRelV relativeFrom="page">
              <wp14:pctHeight>0</wp14:pctHeight>
            </wp14:sizeRelV>
          </wp:anchor>
        </w:drawing>
      </w:r>
      <w:r w:rsidR="00D63FA5">
        <w:rPr>
          <w:noProof/>
        </w:rPr>
        <mc:AlternateContent>
          <mc:Choice Requires="wps">
            <w:drawing>
              <wp:anchor distT="0" distB="0" distL="114300" distR="114300" simplePos="0" relativeHeight="251702272" behindDoc="0" locked="0" layoutInCell="1" allowOverlap="1" wp14:anchorId="6BDBB8E0" wp14:editId="67505FFC">
                <wp:simplePos x="0" y="0"/>
                <wp:positionH relativeFrom="column">
                  <wp:posOffset>1200150</wp:posOffset>
                </wp:positionH>
                <wp:positionV relativeFrom="paragraph">
                  <wp:posOffset>1972310</wp:posOffset>
                </wp:positionV>
                <wp:extent cx="0" cy="590550"/>
                <wp:effectExtent l="76200" t="38100" r="57150" b="19050"/>
                <wp:wrapNone/>
                <wp:docPr id="59" name="Straight Arrow Connector 59"/>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AD69F6" id="Straight Arrow Connector 59" o:spid="_x0000_s1026" type="#_x0000_t32" style="position:absolute;margin-left:94.5pt;margin-top:155.3pt;width:0;height:46.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" strokecolor="black [3200]" strokeweight=".5pt">
                <v:stroke endarrow="block" joinstyle="miter"/>
              </v:shape>
            </w:pict>
          </mc:Fallback>
        </mc:AlternateContent>
      </w:r>
      <w:r w:rsidR="00D63FA5">
        <w:rPr>
          <w:noProof/>
        </w:rPr>
        <mc:AlternateContent>
          <mc:Choice Requires="wps">
            <w:drawing>
              <wp:anchor distT="0" distB="0" distL="114300" distR="114300" simplePos="0" relativeHeight="251701248" behindDoc="0" locked="0" layoutInCell="1" allowOverlap="1" wp14:anchorId="117F3512" wp14:editId="5823A3F1">
                <wp:simplePos x="0" y="0"/>
                <wp:positionH relativeFrom="column">
                  <wp:posOffset>5648325</wp:posOffset>
                </wp:positionH>
                <wp:positionV relativeFrom="paragraph">
                  <wp:posOffset>67310</wp:posOffset>
                </wp:positionV>
                <wp:extent cx="9525" cy="476250"/>
                <wp:effectExtent l="38100" t="0" r="66675" b="57150"/>
                <wp:wrapNone/>
                <wp:docPr id="56" name="Straight Arrow Connector 56"/>
                <wp:cNvGraphicFramePr/>
                <a:graphic xmlns:a="http://schemas.openxmlformats.org/drawingml/2006/main">
                  <a:graphicData uri="http://schemas.microsoft.com/office/word/2010/wordprocessingShape">
                    <wps:wsp>
                      <wps:cNvCnPr/>
                      <wps:spPr>
                        <a:xfrm>
                          <a:off x="0" y="0"/>
                          <a:ext cx="952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939C6" id="Straight Arrow Connector 56" o:spid="_x0000_s1026" type="#_x0000_t32" style="position:absolute;margin-left:444.75pt;margin-top:5.3pt;width:.75pt;height: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" strokecolor="black [3200]" strokeweight=".5pt">
                <v:stroke endarrow="block" joinstyle="miter"/>
              </v:shape>
            </w:pict>
          </mc:Fallback>
        </mc:AlternateContent>
      </w: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Default="00D63FA5" w:rsidP="00D63FA5">
      <w:pPr>
        <w:pStyle w:val="NoSpacing"/>
        <w:rPr>
          <w:rFonts w:ascii="Times New Roman" w:hAnsi="Times New Roman" w:cs="Times New Roman"/>
          <w:b/>
          <w:color w:val="FF0000"/>
          <w:u w:val="single"/>
        </w:rPr>
      </w:pPr>
    </w:p>
    <w:p w:rsidR="00D63FA5" w:rsidRPr="002072B6" w:rsidRDefault="00D63FA5" w:rsidP="00D63FA5">
      <w:pPr>
        <w:pStyle w:val="NoSpacing"/>
        <w:ind w:left="720"/>
        <w:rPr>
          <w:rFonts w:ascii="Times New Roman" w:hAnsi="Times New Roman" w:cs="Times New Roman"/>
        </w:rPr>
      </w:pPr>
      <w:r w:rsidRPr="002072B6">
        <w:rPr>
          <w:rFonts w:ascii="Times New Roman" w:hAnsi="Times New Roman" w:cs="Times New Roman"/>
        </w:rPr>
        <w:t xml:space="preserve">     </w:t>
      </w:r>
      <w:r>
        <w:rPr>
          <w:rFonts w:ascii="Times New Roman" w:hAnsi="Times New Roman" w:cs="Times New Roman"/>
        </w:rPr>
        <w:t xml:space="preserve"> </w:t>
      </w:r>
      <w:r w:rsidRPr="002072B6">
        <w:rPr>
          <w:rFonts w:ascii="Times New Roman" w:hAnsi="Times New Roman" w:cs="Times New Roman"/>
        </w:rPr>
        <w:t xml:space="preserve">  This is the PO #</w:t>
      </w:r>
    </w:p>
    <w:p w:rsidR="00D63FA5" w:rsidRDefault="00D63FA5" w:rsidP="00D63FA5">
      <w:pPr>
        <w:pStyle w:val="NoSpacing"/>
        <w:rPr>
          <w:rFonts w:ascii="Times New Roman" w:hAnsi="Times New Roman" w:cs="Times New Roman"/>
          <w:b/>
          <w:color w:val="FF0000"/>
          <w:u w:val="single"/>
        </w:rPr>
      </w:pPr>
    </w:p>
    <w:p w:rsidR="004A09DD" w:rsidRDefault="004A09DD" w:rsidP="00D63FA5">
      <w:pPr>
        <w:pStyle w:val="NoSpacing"/>
        <w:rPr>
          <w:rFonts w:ascii="Times New Roman" w:hAnsi="Times New Roman" w:cs="Times New Roman"/>
          <w:b/>
          <w:color w:val="FF0000"/>
          <w:u w:val="single"/>
        </w:rPr>
      </w:pPr>
    </w:p>
    <w:p w:rsidR="004A09DD" w:rsidRDefault="004A09DD" w:rsidP="00D63FA5">
      <w:pPr>
        <w:pStyle w:val="NoSpacing"/>
        <w:rPr>
          <w:rFonts w:ascii="Times New Roman" w:hAnsi="Times New Roman" w:cs="Times New Roman"/>
          <w:b/>
          <w:color w:val="FF0000"/>
          <w:u w:val="single"/>
        </w:rPr>
      </w:pPr>
    </w:p>
    <w:p w:rsidR="00FC7C33" w:rsidRDefault="00FC7C33" w:rsidP="00D63FA5">
      <w:pPr>
        <w:pStyle w:val="NoSpacing"/>
        <w:rPr>
          <w:rFonts w:ascii="Times New Roman" w:hAnsi="Times New Roman" w:cs="Times New Roman"/>
          <w:b/>
          <w:highlight w:val="yellow"/>
          <w:u w:val="single"/>
        </w:rPr>
      </w:pPr>
    </w:p>
    <w:p w:rsidR="004A09DD" w:rsidRDefault="004A09DD" w:rsidP="00D63FA5">
      <w:pPr>
        <w:pStyle w:val="NoSpacing"/>
        <w:rPr>
          <w:rFonts w:ascii="Times New Roman" w:hAnsi="Times New Roman" w:cs="Times New Roman"/>
          <w:b/>
          <w:color w:val="FF0000"/>
          <w:u w:val="single"/>
        </w:rPr>
      </w:pPr>
      <w:r w:rsidRPr="008305CF">
        <w:rPr>
          <w:rFonts w:ascii="Arial" w:hAnsi="Arial" w:cs="Arial"/>
          <w:b/>
          <w:highlight w:val="yellow"/>
          <w:u w:val="single"/>
        </w:rPr>
        <w:t>Release Strategy:</w:t>
      </w:r>
      <w:r>
        <w:rPr>
          <w:rFonts w:ascii="Times New Roman" w:hAnsi="Times New Roman" w:cs="Times New Roman"/>
          <w:b/>
          <w:u w:val="single"/>
        </w:rPr>
        <w:t xml:space="preserve"> How Purchase Requisition Approvers execute approval via workflow</w:t>
      </w:r>
    </w:p>
    <w:p w:rsidR="004A09DD" w:rsidRPr="00DC19B5" w:rsidRDefault="004A09DD" w:rsidP="004A09DD">
      <w:pPr>
        <w:pStyle w:val="NormalWeb"/>
        <w:rPr>
          <w:b/>
          <w:color w:val="0000FF"/>
          <w:u w:val="single"/>
        </w:rPr>
      </w:pPr>
      <w:r w:rsidRPr="00DC19B5">
        <w:rPr>
          <w:rFonts w:cs="Arial"/>
          <w:color w:val="000000"/>
          <w:sz w:val="20"/>
          <w:szCs w:val="20"/>
        </w:rPr>
        <w:t xml:space="preserve">The step is for </w:t>
      </w:r>
      <w:r w:rsidR="00607BCA">
        <w:rPr>
          <w:rFonts w:cs="Arial"/>
          <w:color w:val="000000"/>
          <w:sz w:val="20"/>
          <w:szCs w:val="20"/>
        </w:rPr>
        <w:t>the</w:t>
      </w:r>
      <w:r w:rsidRPr="00DC19B5">
        <w:rPr>
          <w:rFonts w:cs="Arial"/>
          <w:color w:val="000000"/>
          <w:sz w:val="20"/>
          <w:szCs w:val="20"/>
        </w:rPr>
        <w:t xml:space="preserve"> Man</w:t>
      </w:r>
      <w:r w:rsidR="00DC19B5" w:rsidRPr="00DC19B5">
        <w:rPr>
          <w:rFonts w:cs="Arial"/>
          <w:color w:val="000000"/>
          <w:sz w:val="20"/>
          <w:szCs w:val="20"/>
        </w:rPr>
        <w:t>a</w:t>
      </w:r>
      <w:r w:rsidRPr="00DC19B5">
        <w:rPr>
          <w:rFonts w:cs="Arial"/>
          <w:color w:val="000000"/>
          <w:sz w:val="20"/>
          <w:szCs w:val="20"/>
        </w:rPr>
        <w:t>ger, Director or Sr</w:t>
      </w:r>
      <w:r w:rsidR="00DC19B5" w:rsidRPr="00DC19B5">
        <w:rPr>
          <w:rFonts w:cs="Arial"/>
          <w:color w:val="000000"/>
          <w:sz w:val="20"/>
          <w:szCs w:val="20"/>
        </w:rPr>
        <w:t>.</w:t>
      </w:r>
      <w:r w:rsidRPr="00DC19B5">
        <w:rPr>
          <w:rFonts w:cs="Arial"/>
          <w:color w:val="000000"/>
          <w:sz w:val="20"/>
          <w:szCs w:val="20"/>
        </w:rPr>
        <w:t xml:space="preserve"> Director who will then process the work item found in </w:t>
      </w:r>
      <w:r w:rsidR="00DC19B5" w:rsidRPr="00DC19B5">
        <w:rPr>
          <w:rFonts w:cs="Arial"/>
          <w:color w:val="000000"/>
          <w:sz w:val="20"/>
          <w:szCs w:val="20"/>
        </w:rPr>
        <w:t>his or her</w:t>
      </w:r>
      <w:r w:rsidRPr="00DC19B5">
        <w:rPr>
          <w:rFonts w:cs="Arial"/>
          <w:color w:val="000000"/>
          <w:sz w:val="20"/>
          <w:szCs w:val="20"/>
        </w:rPr>
        <w:t xml:space="preserve"> </w:t>
      </w:r>
      <w:r w:rsidRPr="00DC19B5">
        <w:rPr>
          <w:rFonts w:cs="Arial"/>
          <w:b/>
          <w:i/>
          <w:color w:val="0000FF"/>
          <w:sz w:val="20"/>
          <w:szCs w:val="20"/>
        </w:rPr>
        <w:t>Inbox/Workflow</w:t>
      </w:r>
      <w:r w:rsidRPr="00DC19B5">
        <w:rPr>
          <w:rFonts w:cs="Arial"/>
          <w:color w:val="000000"/>
          <w:sz w:val="20"/>
          <w:szCs w:val="20"/>
        </w:rPr>
        <w:t xml:space="preserve"> folder by selecting the document </w:t>
      </w:r>
      <w:r w:rsidR="00DC19B5" w:rsidRPr="00DC19B5">
        <w:rPr>
          <w:rFonts w:cs="Arial"/>
          <w:color w:val="000000"/>
          <w:sz w:val="20"/>
          <w:szCs w:val="20"/>
        </w:rPr>
        <w:t xml:space="preserve">and </w:t>
      </w:r>
      <w:r w:rsidRPr="00DC19B5">
        <w:rPr>
          <w:rFonts w:cs="Arial"/>
          <w:color w:val="000000"/>
          <w:sz w:val="20"/>
          <w:szCs w:val="20"/>
        </w:rPr>
        <w:t xml:space="preserve">then clicking on the Execute </w:t>
      </w:r>
      <w:r w:rsidRPr="00DC19B5">
        <w:rPr>
          <w:rFonts w:cs="Arial"/>
          <w:noProof/>
          <w:color w:val="000000"/>
          <w:sz w:val="20"/>
          <w:szCs w:val="20"/>
          <w:lang w:eastAsia="ja-JP"/>
        </w:rPr>
        <w:drawing>
          <wp:inline distT="0" distB="0" distL="0" distR="0">
            <wp:extent cx="207645" cy="219710"/>
            <wp:effectExtent l="0" t="0" r="1905"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645" cy="219710"/>
                    </a:xfrm>
                    <a:prstGeom prst="rect">
                      <a:avLst/>
                    </a:prstGeom>
                    <a:noFill/>
                    <a:ln>
                      <a:noFill/>
                    </a:ln>
                  </pic:spPr>
                </pic:pic>
              </a:graphicData>
            </a:graphic>
          </wp:inline>
        </w:drawing>
      </w:r>
      <w:r w:rsidRPr="00DC19B5">
        <w:rPr>
          <w:rFonts w:cs="Arial"/>
          <w:color w:val="000000"/>
          <w:sz w:val="20"/>
          <w:szCs w:val="20"/>
        </w:rPr>
        <w:t xml:space="preserve"> icon.</w:t>
      </w:r>
    </w:p>
    <w:p w:rsidR="004A09DD" w:rsidRDefault="004A09DD" w:rsidP="004A09DD">
      <w:pPr>
        <w:jc w:val="center"/>
        <w:rPr>
          <w:rFonts w:ascii="Verdana" w:hAnsi="Verdana"/>
          <w:b/>
          <w:i/>
          <w:color w:val="0000FF"/>
          <w:u w:val="single"/>
        </w:rPr>
      </w:pPr>
    </w:p>
    <w:p w:rsidR="004A09DD" w:rsidRPr="00607BCA" w:rsidRDefault="004A09DD" w:rsidP="004A09DD">
      <w:pPr>
        <w:rPr>
          <w:rFonts w:ascii="Verdana" w:hAnsi="Verdana"/>
          <w:b/>
          <w:color w:val="0000FF"/>
        </w:rPr>
      </w:pPr>
      <w:r w:rsidRPr="00607BCA">
        <w:rPr>
          <w:rFonts w:ascii="Verdana" w:hAnsi="Verdana"/>
          <w:b/>
          <w:color w:val="0000FF"/>
          <w:u w:val="single"/>
        </w:rPr>
        <w:t>Transaction</w:t>
      </w:r>
      <w:r w:rsidRPr="00607BCA">
        <w:rPr>
          <w:rFonts w:ascii="Verdana" w:hAnsi="Verdana"/>
          <w:b/>
          <w:color w:val="0000FF"/>
        </w:rPr>
        <w:t>: SBWP</w:t>
      </w:r>
    </w:p>
    <w:p w:rsidR="004A09DD" w:rsidRDefault="004A09DD" w:rsidP="004A09DD">
      <w:pPr>
        <w:jc w:val="center"/>
        <w:rPr>
          <w:rFonts w:ascii="Verdana" w:hAnsi="Verdana"/>
          <w:i/>
        </w:rPr>
      </w:pPr>
    </w:p>
    <w:p w:rsidR="004A09DD" w:rsidRPr="00DC19B5" w:rsidRDefault="004A09DD" w:rsidP="004A09DD">
      <w:pPr>
        <w:ind w:left="360"/>
        <w:rPr>
          <w:rFonts w:ascii="Verdana" w:hAnsi="Verdana"/>
          <w:iCs/>
          <w:color w:val="000000"/>
          <w:sz w:val="20"/>
          <w:szCs w:val="20"/>
        </w:rPr>
      </w:pPr>
      <w:r w:rsidRPr="00DC19B5">
        <w:rPr>
          <w:rFonts w:ascii="Verdana" w:hAnsi="Verdana"/>
          <w:iCs/>
          <w:color w:val="000000"/>
          <w:sz w:val="20"/>
          <w:szCs w:val="20"/>
        </w:rPr>
        <w:t xml:space="preserve">First you will </w:t>
      </w:r>
      <w:r w:rsidR="00DC19B5" w:rsidRPr="00DC19B5">
        <w:rPr>
          <w:rFonts w:ascii="Verdana" w:hAnsi="Verdana"/>
          <w:iCs/>
          <w:color w:val="000000"/>
          <w:sz w:val="20"/>
          <w:szCs w:val="20"/>
        </w:rPr>
        <w:t xml:space="preserve">go into </w:t>
      </w:r>
      <w:r w:rsidRPr="00DC19B5">
        <w:rPr>
          <w:rFonts w:ascii="Verdana" w:hAnsi="Verdana"/>
          <w:iCs/>
          <w:color w:val="000000"/>
          <w:sz w:val="20"/>
          <w:szCs w:val="20"/>
        </w:rPr>
        <w:t xml:space="preserve">transaction </w:t>
      </w:r>
      <w:r w:rsidRPr="00DC19B5">
        <w:rPr>
          <w:rFonts w:ascii="Verdana" w:hAnsi="Verdana"/>
          <w:b/>
          <w:bCs/>
          <w:i/>
          <w:iCs/>
          <w:color w:val="0000FF"/>
          <w:sz w:val="20"/>
          <w:szCs w:val="20"/>
        </w:rPr>
        <w:t>SBWP</w:t>
      </w:r>
      <w:r w:rsidRPr="00DC19B5">
        <w:rPr>
          <w:rFonts w:ascii="Verdana" w:hAnsi="Verdana"/>
          <w:b/>
          <w:bCs/>
          <w:iCs/>
          <w:color w:val="0000FF"/>
          <w:sz w:val="20"/>
          <w:szCs w:val="20"/>
        </w:rPr>
        <w:t xml:space="preserve"> </w:t>
      </w:r>
      <w:r w:rsidRPr="00DC19B5">
        <w:rPr>
          <w:rFonts w:ascii="Verdana" w:hAnsi="Verdana"/>
          <w:bCs/>
          <w:iCs/>
          <w:sz w:val="20"/>
          <w:szCs w:val="20"/>
        </w:rPr>
        <w:t>and</w:t>
      </w:r>
      <w:ins w:id="2" w:author="Unknown" w:date="2010-02-11T16:01:00Z">
        <w:r w:rsidRPr="00DC19B5">
          <w:rPr>
            <w:rFonts w:ascii="Verdana" w:hAnsi="Verdana"/>
            <w:iCs/>
            <w:color w:val="000000"/>
            <w:sz w:val="20"/>
            <w:szCs w:val="20"/>
          </w:rPr>
          <w:t xml:space="preserve"> </w:t>
        </w:r>
      </w:ins>
      <w:r w:rsidRPr="00DC19B5">
        <w:rPr>
          <w:rFonts w:ascii="Verdana" w:hAnsi="Verdana"/>
          <w:iCs/>
          <w:color w:val="000000"/>
          <w:sz w:val="20"/>
          <w:szCs w:val="20"/>
        </w:rPr>
        <w:t>select</w:t>
      </w:r>
      <w:ins w:id="3" w:author="Unknown" w:date="2010-02-11T16:01:00Z">
        <w:r w:rsidRPr="00DC19B5">
          <w:rPr>
            <w:rFonts w:ascii="Verdana" w:hAnsi="Verdana"/>
            <w:iCs/>
            <w:color w:val="000000"/>
            <w:sz w:val="20"/>
            <w:szCs w:val="20"/>
          </w:rPr>
          <w:t xml:space="preserve"> </w:t>
        </w:r>
      </w:ins>
      <w:r w:rsidRPr="00DC19B5">
        <w:rPr>
          <w:rFonts w:ascii="Verdana" w:hAnsi="Verdana"/>
          <w:iCs/>
          <w:color w:val="000000"/>
          <w:sz w:val="20"/>
          <w:szCs w:val="20"/>
        </w:rPr>
        <w:t>the below fields:</w:t>
      </w:r>
    </w:p>
    <w:p w:rsidR="004A09DD" w:rsidRPr="00DC19B5" w:rsidRDefault="004A09DD" w:rsidP="004A09DD">
      <w:pPr>
        <w:ind w:left="360"/>
        <w:rPr>
          <w:ins w:id="4" w:author="Unknown" w:date="2010-02-11T16:01:00Z"/>
          <w:rFonts w:ascii="Verdana" w:hAnsi="Verdana"/>
          <w:iCs/>
          <w:color w:val="000000"/>
          <w:sz w:val="20"/>
          <w:szCs w:val="20"/>
        </w:rPr>
      </w:pPr>
    </w:p>
    <w:p w:rsidR="004A09DD" w:rsidRPr="00DC19B5" w:rsidRDefault="00DC19B5" w:rsidP="004A09DD">
      <w:pPr>
        <w:numPr>
          <w:ilvl w:val="0"/>
          <w:numId w:val="46"/>
        </w:numPr>
        <w:rPr>
          <w:rFonts w:ascii="Verdana" w:hAnsi="Verdana"/>
          <w:iCs/>
          <w:color w:val="000000"/>
          <w:sz w:val="20"/>
          <w:szCs w:val="20"/>
        </w:rPr>
      </w:pPr>
      <w:r w:rsidRPr="00DC19B5">
        <w:rPr>
          <w:rFonts w:ascii="Verdana" w:hAnsi="Verdana"/>
          <w:iCs/>
          <w:sz w:val="20"/>
          <w:szCs w:val="20"/>
        </w:rPr>
        <w:t xml:space="preserve">Select </w:t>
      </w:r>
      <w:r w:rsidR="004A09DD" w:rsidRPr="00DC19B5">
        <w:rPr>
          <w:rFonts w:ascii="Verdana" w:hAnsi="Verdana"/>
          <w:iCs/>
          <w:color w:val="000000"/>
          <w:sz w:val="20"/>
          <w:szCs w:val="20"/>
        </w:rPr>
        <w:t>“</w:t>
      </w:r>
      <w:r w:rsidR="004A09DD" w:rsidRPr="00DC19B5">
        <w:rPr>
          <w:rFonts w:ascii="Verdana" w:hAnsi="Verdana"/>
          <w:i/>
          <w:iCs/>
          <w:color w:val="0000FF"/>
          <w:sz w:val="20"/>
          <w:szCs w:val="20"/>
        </w:rPr>
        <w:t>Inbox</w:t>
      </w:r>
      <w:r w:rsidR="004A09DD" w:rsidRPr="00DC19B5">
        <w:rPr>
          <w:rFonts w:ascii="Verdana" w:hAnsi="Verdana"/>
          <w:iCs/>
          <w:color w:val="000000"/>
          <w:sz w:val="20"/>
          <w:szCs w:val="20"/>
        </w:rPr>
        <w:t>” folder from the workplace menu</w:t>
      </w:r>
    </w:p>
    <w:p w:rsidR="004A09DD" w:rsidRPr="00DC19B5" w:rsidRDefault="00DC19B5" w:rsidP="004A09DD">
      <w:pPr>
        <w:numPr>
          <w:ilvl w:val="0"/>
          <w:numId w:val="46"/>
        </w:numPr>
        <w:rPr>
          <w:rFonts w:ascii="Verdana" w:hAnsi="Verdana"/>
          <w:iCs/>
          <w:color w:val="000000"/>
          <w:sz w:val="20"/>
          <w:szCs w:val="20"/>
        </w:rPr>
      </w:pPr>
      <w:r w:rsidRPr="00DC19B5">
        <w:rPr>
          <w:rFonts w:ascii="Verdana" w:hAnsi="Verdana"/>
          <w:iCs/>
          <w:color w:val="000000"/>
          <w:sz w:val="20"/>
          <w:szCs w:val="20"/>
        </w:rPr>
        <w:t>Select</w:t>
      </w:r>
      <w:ins w:id="5" w:author="Unknown" w:date="2010-02-11T16:01:00Z">
        <w:r w:rsidR="004A09DD" w:rsidRPr="00DC19B5">
          <w:rPr>
            <w:rFonts w:ascii="Verdana" w:hAnsi="Verdana"/>
            <w:iCs/>
            <w:color w:val="000000"/>
            <w:sz w:val="20"/>
            <w:szCs w:val="20"/>
          </w:rPr>
          <w:t xml:space="preserve"> </w:t>
        </w:r>
      </w:ins>
      <w:r w:rsidR="004A09DD" w:rsidRPr="00DC19B5">
        <w:rPr>
          <w:rFonts w:ascii="Verdana" w:hAnsi="Verdana"/>
          <w:iCs/>
          <w:color w:val="000000"/>
          <w:sz w:val="20"/>
          <w:szCs w:val="20"/>
        </w:rPr>
        <w:t>the “</w:t>
      </w:r>
      <w:r w:rsidR="004A09DD" w:rsidRPr="00DC19B5">
        <w:rPr>
          <w:rFonts w:ascii="Verdana" w:hAnsi="Verdana"/>
          <w:i/>
          <w:iCs/>
          <w:color w:val="0000FF"/>
          <w:sz w:val="20"/>
          <w:szCs w:val="20"/>
        </w:rPr>
        <w:t>workflow</w:t>
      </w:r>
      <w:r w:rsidR="004A09DD" w:rsidRPr="00DC19B5">
        <w:rPr>
          <w:rFonts w:ascii="Verdana" w:hAnsi="Verdana"/>
          <w:iCs/>
          <w:color w:val="000000"/>
          <w:sz w:val="20"/>
          <w:szCs w:val="20"/>
        </w:rPr>
        <w:t xml:space="preserve">” selection from </w:t>
      </w:r>
      <w:r w:rsidR="00136FE8">
        <w:rPr>
          <w:rFonts w:ascii="Verdana" w:hAnsi="Verdana"/>
          <w:iCs/>
          <w:color w:val="000000"/>
          <w:sz w:val="20"/>
          <w:szCs w:val="20"/>
        </w:rPr>
        <w:t xml:space="preserve">the </w:t>
      </w:r>
      <w:r w:rsidR="004A09DD" w:rsidRPr="00DC19B5">
        <w:rPr>
          <w:rFonts w:ascii="Verdana" w:hAnsi="Verdana"/>
          <w:iCs/>
          <w:color w:val="000000"/>
          <w:sz w:val="20"/>
          <w:szCs w:val="20"/>
        </w:rPr>
        <w:t>workplace menu</w:t>
      </w:r>
    </w:p>
    <w:p w:rsidR="004A09DD" w:rsidRPr="00DC19B5" w:rsidRDefault="00DC19B5" w:rsidP="004A09DD">
      <w:pPr>
        <w:numPr>
          <w:ilvl w:val="0"/>
          <w:numId w:val="46"/>
        </w:numPr>
        <w:rPr>
          <w:rFonts w:ascii="Verdana" w:hAnsi="Verdana"/>
          <w:iCs/>
          <w:color w:val="000000"/>
          <w:sz w:val="20"/>
          <w:szCs w:val="20"/>
        </w:rPr>
      </w:pPr>
      <w:r w:rsidRPr="00DC19B5">
        <w:rPr>
          <w:rFonts w:ascii="Verdana" w:hAnsi="Verdana"/>
          <w:iCs/>
          <w:color w:val="000000"/>
          <w:sz w:val="20"/>
          <w:szCs w:val="20"/>
        </w:rPr>
        <w:t xml:space="preserve">Select </w:t>
      </w:r>
      <w:ins w:id="6" w:author="Unknown" w:date="2010-02-11T16:01:00Z">
        <w:r w:rsidR="004A09DD" w:rsidRPr="00DC19B5">
          <w:rPr>
            <w:rFonts w:ascii="Verdana" w:hAnsi="Verdana"/>
            <w:iCs/>
            <w:color w:val="000000"/>
            <w:sz w:val="20"/>
            <w:szCs w:val="20"/>
          </w:rPr>
          <w:t xml:space="preserve"> </w:t>
        </w:r>
      </w:ins>
      <w:r w:rsidR="004A09DD" w:rsidRPr="00DC19B5">
        <w:rPr>
          <w:noProof/>
          <w:lang w:eastAsia="ja-JP"/>
        </w:rPr>
        <w:drawing>
          <wp:inline distT="0" distB="0" distL="0" distR="0">
            <wp:extent cx="635635" cy="397510"/>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5635" cy="397510"/>
                    </a:xfrm>
                    <a:prstGeom prst="rect">
                      <a:avLst/>
                    </a:prstGeom>
                    <a:noFill/>
                    <a:ln>
                      <a:noFill/>
                    </a:ln>
                  </pic:spPr>
                </pic:pic>
              </a:graphicData>
            </a:graphic>
          </wp:inline>
        </w:drawing>
      </w:r>
      <w:r w:rsidR="004A09DD" w:rsidRPr="00DC19B5">
        <w:rPr>
          <w:rFonts w:ascii="Verdana" w:hAnsi="Verdana"/>
          <w:iCs/>
          <w:color w:val="000000"/>
          <w:sz w:val="20"/>
          <w:szCs w:val="20"/>
        </w:rPr>
        <w:t xml:space="preserve"> line 01 for release </w:t>
      </w:r>
    </w:p>
    <w:p w:rsidR="004A09DD" w:rsidRPr="00DC19B5" w:rsidRDefault="004A09DD" w:rsidP="004A09DD">
      <w:pPr>
        <w:numPr>
          <w:ilvl w:val="0"/>
          <w:numId w:val="46"/>
        </w:numPr>
        <w:rPr>
          <w:rFonts w:ascii="Verdana" w:hAnsi="Verdana"/>
          <w:iCs/>
          <w:color w:val="000000"/>
          <w:sz w:val="20"/>
          <w:szCs w:val="20"/>
        </w:rPr>
      </w:pPr>
      <w:r w:rsidRPr="00DC19B5">
        <w:rPr>
          <w:rFonts w:ascii="Verdana" w:hAnsi="Verdana"/>
          <w:iCs/>
          <w:color w:val="000000"/>
          <w:sz w:val="20"/>
          <w:szCs w:val="20"/>
        </w:rPr>
        <w:t xml:space="preserve">Click on the </w:t>
      </w:r>
      <w:r w:rsidR="00607BCA">
        <w:rPr>
          <w:rFonts w:ascii="Verdana" w:hAnsi="Verdana"/>
          <w:i/>
          <w:iCs/>
          <w:color w:val="0000FF"/>
          <w:sz w:val="20"/>
          <w:szCs w:val="20"/>
        </w:rPr>
        <w:t>Ex</w:t>
      </w:r>
      <w:r w:rsidRPr="00607BCA">
        <w:rPr>
          <w:rFonts w:ascii="Verdana" w:hAnsi="Verdana"/>
          <w:i/>
          <w:iCs/>
          <w:color w:val="0000FF"/>
          <w:sz w:val="20"/>
          <w:szCs w:val="20"/>
        </w:rPr>
        <w:t>ecute</w:t>
      </w:r>
      <w:r w:rsidRPr="00DC19B5">
        <w:rPr>
          <w:rFonts w:ascii="Verdana" w:hAnsi="Verdana"/>
          <w:iCs/>
          <w:color w:val="000000"/>
          <w:sz w:val="20"/>
          <w:szCs w:val="20"/>
        </w:rPr>
        <w:t xml:space="preserve"> </w:t>
      </w:r>
      <w:r w:rsidRPr="00DC19B5">
        <w:rPr>
          <w:noProof/>
          <w:lang w:eastAsia="ja-JP"/>
        </w:rPr>
        <w:drawing>
          <wp:inline distT="0" distB="0" distL="0" distR="0">
            <wp:extent cx="201930" cy="23177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231775"/>
                    </a:xfrm>
                    <a:prstGeom prst="rect">
                      <a:avLst/>
                    </a:prstGeom>
                    <a:noFill/>
                    <a:ln>
                      <a:noFill/>
                    </a:ln>
                  </pic:spPr>
                </pic:pic>
              </a:graphicData>
            </a:graphic>
          </wp:inline>
        </w:drawing>
      </w:r>
      <w:r w:rsidRPr="00DC19B5">
        <w:rPr>
          <w:rFonts w:ascii="Verdana" w:hAnsi="Verdana"/>
          <w:iCs/>
          <w:color w:val="000000"/>
          <w:sz w:val="20"/>
          <w:szCs w:val="20"/>
        </w:rPr>
        <w:t xml:space="preserve"> icon to process </w:t>
      </w:r>
      <w:r w:rsidR="00136FE8">
        <w:rPr>
          <w:rFonts w:ascii="Verdana" w:hAnsi="Verdana"/>
          <w:iCs/>
          <w:color w:val="000000"/>
          <w:sz w:val="20"/>
          <w:szCs w:val="20"/>
        </w:rPr>
        <w:t xml:space="preserve">the </w:t>
      </w:r>
      <w:r w:rsidRPr="00DC19B5">
        <w:rPr>
          <w:rFonts w:ascii="Verdana" w:hAnsi="Verdana"/>
          <w:iCs/>
          <w:color w:val="000000"/>
          <w:sz w:val="20"/>
          <w:szCs w:val="20"/>
        </w:rPr>
        <w:t>line.</w:t>
      </w:r>
    </w:p>
    <w:p w:rsidR="004A09DD" w:rsidRPr="00DC19B5" w:rsidRDefault="004A09DD" w:rsidP="004A09DD">
      <w:pPr>
        <w:numPr>
          <w:ilvl w:val="0"/>
          <w:numId w:val="46"/>
        </w:numPr>
        <w:rPr>
          <w:rFonts w:ascii="Verdana" w:hAnsi="Verdana"/>
          <w:iCs/>
          <w:sz w:val="20"/>
          <w:szCs w:val="20"/>
        </w:rPr>
      </w:pPr>
      <w:r w:rsidRPr="00DC19B5">
        <w:rPr>
          <w:rFonts w:ascii="Verdana" w:hAnsi="Verdana"/>
          <w:iCs/>
          <w:sz w:val="20"/>
          <w:szCs w:val="20"/>
        </w:rPr>
        <w:t xml:space="preserve">Click on the </w:t>
      </w:r>
      <w:r w:rsidRPr="00607BCA">
        <w:rPr>
          <w:rFonts w:ascii="Verdana" w:hAnsi="Verdana"/>
          <w:i/>
          <w:iCs/>
          <w:color w:val="0000FF"/>
          <w:sz w:val="20"/>
          <w:szCs w:val="20"/>
        </w:rPr>
        <w:t>release code 01 icon</w:t>
      </w:r>
      <w:r w:rsidRPr="00DC19B5">
        <w:rPr>
          <w:rFonts w:ascii="Verdana" w:hAnsi="Verdana"/>
          <w:iCs/>
          <w:sz w:val="20"/>
          <w:szCs w:val="20"/>
        </w:rPr>
        <w:t xml:space="preserve"> </w:t>
      </w:r>
      <w:r w:rsidRPr="00DC19B5">
        <w:rPr>
          <w:noProof/>
          <w:lang w:eastAsia="ja-JP"/>
        </w:rPr>
        <w:drawing>
          <wp:inline distT="0" distB="0" distL="0" distR="0">
            <wp:extent cx="1038860" cy="379730"/>
            <wp:effectExtent l="0" t="0" r="889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38860" cy="379730"/>
                    </a:xfrm>
                    <a:prstGeom prst="rect">
                      <a:avLst/>
                    </a:prstGeom>
                    <a:noFill/>
                    <a:ln>
                      <a:noFill/>
                    </a:ln>
                  </pic:spPr>
                </pic:pic>
              </a:graphicData>
            </a:graphic>
          </wp:inline>
        </w:drawing>
      </w:r>
      <w:r w:rsidRPr="00DC19B5">
        <w:rPr>
          <w:rFonts w:ascii="Verdana" w:hAnsi="Verdana"/>
          <w:iCs/>
          <w:sz w:val="20"/>
          <w:szCs w:val="20"/>
        </w:rPr>
        <w:t xml:space="preserve"> to process</w:t>
      </w:r>
      <w:r w:rsidR="00136FE8">
        <w:rPr>
          <w:rFonts w:ascii="Verdana" w:hAnsi="Verdana"/>
          <w:iCs/>
          <w:sz w:val="20"/>
          <w:szCs w:val="20"/>
        </w:rPr>
        <w:t xml:space="preserve"> the</w:t>
      </w:r>
      <w:r w:rsidRPr="00DC19B5">
        <w:rPr>
          <w:rFonts w:ascii="Verdana" w:hAnsi="Verdana"/>
          <w:iCs/>
          <w:sz w:val="20"/>
          <w:szCs w:val="20"/>
        </w:rPr>
        <w:t xml:space="preserve"> line.</w:t>
      </w:r>
    </w:p>
    <w:p w:rsidR="004A09DD" w:rsidRPr="00DC19B5" w:rsidRDefault="004A09DD" w:rsidP="004A09DD">
      <w:pPr>
        <w:numPr>
          <w:ilvl w:val="0"/>
          <w:numId w:val="46"/>
        </w:numPr>
        <w:rPr>
          <w:rFonts w:ascii="Verdana" w:hAnsi="Verdana"/>
          <w:iCs/>
          <w:color w:val="000000"/>
          <w:sz w:val="20"/>
          <w:szCs w:val="20"/>
        </w:rPr>
      </w:pPr>
      <w:r w:rsidRPr="00DC19B5">
        <w:rPr>
          <w:rFonts w:ascii="Verdana" w:hAnsi="Verdana"/>
          <w:iCs/>
          <w:color w:val="000000"/>
          <w:sz w:val="20"/>
          <w:szCs w:val="20"/>
        </w:rPr>
        <w:t>Select to validate if additional line</w:t>
      </w:r>
      <w:r w:rsidR="00136FE8">
        <w:rPr>
          <w:rFonts w:ascii="Verdana" w:hAnsi="Verdana"/>
          <w:iCs/>
          <w:color w:val="000000"/>
          <w:sz w:val="20"/>
          <w:szCs w:val="20"/>
        </w:rPr>
        <w:t>s</w:t>
      </w:r>
      <w:r w:rsidRPr="00DC19B5">
        <w:rPr>
          <w:rFonts w:ascii="Verdana" w:hAnsi="Verdana"/>
          <w:iCs/>
          <w:color w:val="000000"/>
          <w:sz w:val="20"/>
          <w:szCs w:val="20"/>
        </w:rPr>
        <w:t xml:space="preserve"> exist (optional) </w:t>
      </w:r>
      <w:r w:rsidR="00136FE8">
        <w:rPr>
          <w:rFonts w:ascii="Verdana" w:hAnsi="Verdana"/>
          <w:iCs/>
          <w:color w:val="000000"/>
          <w:sz w:val="20"/>
          <w:szCs w:val="20"/>
        </w:rPr>
        <w:t>for your approval</w:t>
      </w:r>
    </w:p>
    <w:p w:rsidR="004A09DD" w:rsidRPr="00DC19B5" w:rsidRDefault="004A09DD" w:rsidP="004A09DD">
      <w:pPr>
        <w:numPr>
          <w:ilvl w:val="0"/>
          <w:numId w:val="46"/>
        </w:numPr>
        <w:rPr>
          <w:rFonts w:ascii="Verdana" w:hAnsi="Verdana"/>
          <w:iCs/>
          <w:color w:val="000000"/>
          <w:sz w:val="20"/>
          <w:szCs w:val="20"/>
        </w:rPr>
      </w:pPr>
      <w:r w:rsidRPr="00DC19B5">
        <w:rPr>
          <w:rFonts w:ascii="Verdana" w:hAnsi="Verdana"/>
          <w:iCs/>
          <w:color w:val="000000"/>
          <w:sz w:val="20"/>
          <w:szCs w:val="20"/>
        </w:rPr>
        <w:t>Click on the “</w:t>
      </w:r>
      <w:r w:rsidRPr="00607BCA">
        <w:rPr>
          <w:rFonts w:ascii="Verdana" w:hAnsi="Verdana"/>
          <w:i/>
          <w:iCs/>
          <w:color w:val="0000FF"/>
          <w:sz w:val="20"/>
          <w:szCs w:val="20"/>
        </w:rPr>
        <w:t>Save</w:t>
      </w:r>
      <w:r w:rsidRPr="00DC19B5">
        <w:rPr>
          <w:rFonts w:ascii="Verdana" w:hAnsi="Verdana"/>
          <w:iCs/>
          <w:color w:val="000000"/>
          <w:sz w:val="20"/>
          <w:szCs w:val="20"/>
        </w:rPr>
        <w:t xml:space="preserve">”  </w:t>
      </w:r>
      <w:r w:rsidRPr="00DC19B5">
        <w:rPr>
          <w:noProof/>
          <w:lang w:eastAsia="ja-JP"/>
        </w:rPr>
        <w:drawing>
          <wp:inline distT="0" distB="0" distL="0" distR="0">
            <wp:extent cx="237490" cy="207645"/>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90" cy="207645"/>
                    </a:xfrm>
                    <a:prstGeom prst="rect">
                      <a:avLst/>
                    </a:prstGeom>
                    <a:noFill/>
                    <a:ln>
                      <a:noFill/>
                    </a:ln>
                  </pic:spPr>
                </pic:pic>
              </a:graphicData>
            </a:graphic>
          </wp:inline>
        </w:drawing>
      </w:r>
      <w:r w:rsidRPr="00DC19B5">
        <w:rPr>
          <w:noProof/>
        </w:rPr>
        <w:t xml:space="preserve"> </w:t>
      </w:r>
      <w:r w:rsidRPr="00DC19B5">
        <w:rPr>
          <w:rFonts w:ascii="Verdana" w:hAnsi="Verdana"/>
          <w:noProof/>
          <w:sz w:val="20"/>
          <w:szCs w:val="20"/>
        </w:rPr>
        <w:t>icon</w:t>
      </w:r>
      <w:r w:rsidRPr="00DC19B5">
        <w:rPr>
          <w:rFonts w:ascii="Verdana" w:hAnsi="Verdana"/>
          <w:iCs/>
          <w:color w:val="000000"/>
          <w:sz w:val="20"/>
          <w:szCs w:val="20"/>
        </w:rPr>
        <w:t xml:space="preserve"> </w:t>
      </w:r>
    </w:p>
    <w:p w:rsidR="004A09DD" w:rsidRPr="00DC19B5" w:rsidRDefault="004A09DD" w:rsidP="004A09DD">
      <w:pPr>
        <w:numPr>
          <w:ilvl w:val="0"/>
          <w:numId w:val="46"/>
        </w:numPr>
        <w:rPr>
          <w:rFonts w:ascii="Verdana" w:hAnsi="Verdana"/>
          <w:iCs/>
          <w:color w:val="000000"/>
          <w:sz w:val="20"/>
          <w:szCs w:val="20"/>
        </w:rPr>
      </w:pPr>
      <w:r w:rsidRPr="00DC19B5">
        <w:rPr>
          <w:rFonts w:ascii="Verdana" w:hAnsi="Verdana"/>
          <w:iCs/>
          <w:color w:val="000000"/>
          <w:sz w:val="20"/>
          <w:szCs w:val="20"/>
        </w:rPr>
        <w:lastRenderedPageBreak/>
        <w:t>Click on the “</w:t>
      </w:r>
      <w:r w:rsidR="00607BCA">
        <w:rPr>
          <w:rFonts w:ascii="Verdana" w:hAnsi="Verdana"/>
          <w:i/>
          <w:iCs/>
          <w:color w:val="0000FF"/>
          <w:sz w:val="20"/>
          <w:szCs w:val="20"/>
        </w:rPr>
        <w:t>Re</w:t>
      </w:r>
      <w:r w:rsidRPr="00607BCA">
        <w:rPr>
          <w:rFonts w:ascii="Verdana" w:hAnsi="Verdana"/>
          <w:i/>
          <w:iCs/>
          <w:color w:val="0000FF"/>
          <w:sz w:val="20"/>
          <w:szCs w:val="20"/>
        </w:rPr>
        <w:t>fresh</w:t>
      </w:r>
      <w:r w:rsidRPr="00DC19B5">
        <w:rPr>
          <w:rFonts w:ascii="Verdana" w:hAnsi="Verdana"/>
          <w:iCs/>
          <w:color w:val="000000"/>
          <w:sz w:val="20"/>
          <w:szCs w:val="20"/>
        </w:rPr>
        <w:t xml:space="preserve">”  </w:t>
      </w:r>
      <w:r w:rsidRPr="00DC19B5">
        <w:rPr>
          <w:noProof/>
          <w:lang w:eastAsia="ja-JP"/>
        </w:rPr>
        <w:drawing>
          <wp:inline distT="0" distB="0" distL="0" distR="0">
            <wp:extent cx="249555" cy="2317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555" cy="231775"/>
                    </a:xfrm>
                    <a:prstGeom prst="rect">
                      <a:avLst/>
                    </a:prstGeom>
                    <a:noFill/>
                    <a:ln>
                      <a:noFill/>
                    </a:ln>
                  </pic:spPr>
                </pic:pic>
              </a:graphicData>
            </a:graphic>
          </wp:inline>
        </w:drawing>
      </w:r>
      <w:r w:rsidRPr="00DC19B5">
        <w:rPr>
          <w:rFonts w:ascii="Verdana" w:hAnsi="Verdana"/>
          <w:iCs/>
          <w:color w:val="000000"/>
          <w:sz w:val="20"/>
          <w:szCs w:val="20"/>
        </w:rPr>
        <w:t xml:space="preserve"> icon</w:t>
      </w:r>
    </w:p>
    <w:p w:rsidR="004A09DD" w:rsidRPr="00DC19B5" w:rsidRDefault="004A09DD" w:rsidP="004A09DD">
      <w:pPr>
        <w:rPr>
          <w:rFonts w:ascii="Verdana" w:hAnsi="Verdana"/>
          <w:b/>
          <w:color w:val="0000FF"/>
          <w:u w:val="single"/>
        </w:rPr>
      </w:pPr>
    </w:p>
    <w:p w:rsidR="004A09DD" w:rsidRPr="00DC19B5" w:rsidRDefault="004A09DD" w:rsidP="004A09DD">
      <w:pPr>
        <w:jc w:val="center"/>
        <w:rPr>
          <w:rFonts w:ascii="Verdana" w:hAnsi="Verdana"/>
          <w:b/>
          <w:color w:val="0000FF"/>
          <w:u w:val="single"/>
        </w:rPr>
      </w:pPr>
    </w:p>
    <w:p w:rsidR="004A09DD" w:rsidRDefault="004A09DD" w:rsidP="004A09DD">
      <w:pPr>
        <w:jc w:val="center"/>
        <w:rPr>
          <w:rFonts w:ascii="Verdana" w:hAnsi="Verdana"/>
          <w:b/>
          <w:i/>
          <w:color w:val="0000FF"/>
          <w:u w:val="single"/>
        </w:rPr>
      </w:pPr>
    </w:p>
    <w:p w:rsidR="004A09DD" w:rsidRDefault="004A09DD" w:rsidP="004A09DD">
      <w:pPr>
        <w:jc w:val="center"/>
        <w:rPr>
          <w:noProof/>
        </w:rPr>
      </w:pPr>
      <w:r w:rsidRPr="00BB2690">
        <w:rPr>
          <w:noProof/>
          <w:lang w:eastAsia="ja-JP"/>
        </w:rPr>
        <w:drawing>
          <wp:inline distT="0" distB="0" distL="0" distR="0">
            <wp:extent cx="5943600" cy="33426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4A09DD" w:rsidRDefault="004A09DD" w:rsidP="004A09DD">
      <w:pPr>
        <w:jc w:val="center"/>
        <w:rPr>
          <w:noProof/>
        </w:rPr>
      </w:pPr>
    </w:p>
    <w:p w:rsidR="004A09DD" w:rsidRDefault="004A09DD" w:rsidP="004A09DD">
      <w:pPr>
        <w:jc w:val="center"/>
        <w:rPr>
          <w:noProof/>
        </w:rPr>
      </w:pPr>
      <w:r w:rsidRPr="00BB2690">
        <w:rPr>
          <w:noProof/>
          <w:lang w:eastAsia="ja-JP"/>
        </w:rPr>
        <w:lastRenderedPageBreak/>
        <w:drawing>
          <wp:inline distT="0" distB="0" distL="0" distR="0">
            <wp:extent cx="5943600" cy="33426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4A09DD" w:rsidRDefault="004A09DD" w:rsidP="004A09DD">
      <w:pPr>
        <w:jc w:val="center"/>
        <w:rPr>
          <w:noProof/>
        </w:rPr>
      </w:pPr>
    </w:p>
    <w:p w:rsidR="004A09DD" w:rsidRDefault="004A09DD" w:rsidP="004A09DD">
      <w:pPr>
        <w:jc w:val="center"/>
        <w:rPr>
          <w:rFonts w:ascii="Verdana" w:hAnsi="Verdana"/>
          <w:b/>
          <w:i/>
          <w:color w:val="0000FF"/>
          <w:u w:val="single"/>
        </w:rPr>
      </w:pPr>
      <w:r w:rsidRPr="00BB2690">
        <w:rPr>
          <w:noProof/>
          <w:lang w:eastAsia="ja-JP"/>
        </w:rPr>
        <w:drawing>
          <wp:inline distT="0" distB="0" distL="0" distR="0">
            <wp:extent cx="5943600" cy="33426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4A09DD" w:rsidRDefault="004A09DD" w:rsidP="004A09DD">
      <w:pPr>
        <w:jc w:val="center"/>
        <w:rPr>
          <w:rFonts w:ascii="Verdana" w:hAnsi="Verdana"/>
          <w:b/>
          <w:i/>
          <w:color w:val="0000FF"/>
          <w:u w:val="single"/>
        </w:rPr>
      </w:pPr>
    </w:p>
    <w:p w:rsidR="004A09DD" w:rsidRDefault="004A09DD" w:rsidP="004A09DD">
      <w:pPr>
        <w:jc w:val="center"/>
        <w:rPr>
          <w:rFonts w:ascii="Verdana" w:hAnsi="Verdana"/>
          <w:b/>
          <w:i/>
          <w:color w:val="0000FF"/>
          <w:u w:val="single"/>
        </w:rPr>
      </w:pPr>
    </w:p>
    <w:p w:rsidR="00D63FA5" w:rsidRDefault="00D63FA5" w:rsidP="00D63FA5">
      <w:pPr>
        <w:pStyle w:val="NoSpacing"/>
        <w:rPr>
          <w:rFonts w:ascii="Times New Roman" w:hAnsi="Times New Roman" w:cs="Times New Roman"/>
          <w:color w:val="FF0000"/>
        </w:rPr>
      </w:pPr>
      <w:r w:rsidRPr="00A4488A">
        <w:rPr>
          <w:rFonts w:ascii="Times New Roman" w:hAnsi="Times New Roman" w:cs="Times New Roman"/>
          <w:b/>
          <w:u w:val="single"/>
        </w:rPr>
        <w:lastRenderedPageBreak/>
        <w:t>MIGO_GR:</w:t>
      </w:r>
      <w:r w:rsidRPr="00A4488A">
        <w:rPr>
          <w:rFonts w:ascii="Times New Roman" w:hAnsi="Times New Roman" w:cs="Times New Roman"/>
        </w:rPr>
        <w:t xml:space="preserve"> </w:t>
      </w:r>
    </w:p>
    <w:p w:rsidR="00D63FA5" w:rsidRPr="00A53CB9" w:rsidRDefault="00D63FA5" w:rsidP="00D63FA5">
      <w:pPr>
        <w:pStyle w:val="NoSpacing"/>
        <w:ind w:left="720"/>
        <w:rPr>
          <w:rFonts w:ascii="Times New Roman" w:hAnsi="Times New Roman" w:cs="Times New Roman"/>
        </w:rPr>
      </w:pPr>
    </w:p>
    <w:p w:rsidR="00D63FA5" w:rsidRPr="00607BCA" w:rsidRDefault="00D63FA5" w:rsidP="00D63FA5">
      <w:pPr>
        <w:pStyle w:val="NoSpacing"/>
        <w:rPr>
          <w:rFonts w:ascii="Arial" w:hAnsi="Arial" w:cs="Arial"/>
          <w:b/>
          <w:u w:val="single"/>
        </w:rPr>
      </w:pPr>
      <w:r w:rsidRPr="00607BCA">
        <w:rPr>
          <w:rFonts w:ascii="Arial" w:hAnsi="Arial" w:cs="Arial"/>
          <w:b/>
          <w:highlight w:val="yellow"/>
          <w:u w:val="single"/>
        </w:rPr>
        <w:t>How to process a Goods Receipt (GR)</w:t>
      </w:r>
    </w:p>
    <w:p w:rsidR="00AE27FE" w:rsidRDefault="00AE27FE" w:rsidP="00D63FA5">
      <w:pPr>
        <w:pStyle w:val="NoSpacing"/>
        <w:rPr>
          <w:rFonts w:ascii="Times New Roman" w:hAnsi="Times New Roman" w:cs="Times New Roman"/>
          <w:b/>
          <w:u w:val="single"/>
        </w:rPr>
      </w:pPr>
    </w:p>
    <w:p w:rsidR="00AE27FE" w:rsidRPr="00AE27FE" w:rsidRDefault="00AE27FE" w:rsidP="00AE27FE">
      <w:pPr>
        <w:jc w:val="both"/>
        <w:rPr>
          <w:rFonts w:ascii="Verdana" w:hAnsi="Verdana"/>
          <w:bCs/>
          <w:lang w:val="en"/>
        </w:rPr>
      </w:pPr>
      <w:r w:rsidRPr="00AE27FE">
        <w:rPr>
          <w:rFonts w:ascii="Verdana" w:hAnsi="Verdana"/>
          <w:bCs/>
          <w:lang w:val="en"/>
        </w:rPr>
        <w:t xml:space="preserve">It is a requirement to have the Purchase Requisition converted to a Purchase Order. Once the PR has been approved / released, it will be converted to a PO by the Purchasing </w:t>
      </w:r>
      <w:r w:rsidR="00845A06" w:rsidRPr="00AE27FE">
        <w:rPr>
          <w:rFonts w:ascii="Verdana" w:hAnsi="Verdana"/>
          <w:bCs/>
          <w:lang w:val="en"/>
        </w:rPr>
        <w:t>dept.</w:t>
      </w:r>
      <w:r w:rsidR="0064324D">
        <w:rPr>
          <w:rFonts w:ascii="Verdana" w:hAnsi="Verdana"/>
          <w:bCs/>
          <w:lang w:val="en"/>
        </w:rPr>
        <w:t xml:space="preserve"> or automatically depending on the type</w:t>
      </w:r>
      <w:r w:rsidRPr="00AE27FE">
        <w:rPr>
          <w:rFonts w:ascii="Verdana" w:hAnsi="Verdana"/>
          <w:bCs/>
          <w:lang w:val="en"/>
        </w:rPr>
        <w:t>. The PO will need to have a Goods Receipt in order for Accounts Payable to do an invoice verification and pay the vendor.</w:t>
      </w:r>
    </w:p>
    <w:p w:rsidR="00AE27FE" w:rsidRPr="00AE27FE" w:rsidRDefault="00AE27FE" w:rsidP="00D63FA5">
      <w:pPr>
        <w:pStyle w:val="NoSpacing"/>
        <w:rPr>
          <w:rFonts w:ascii="Times New Roman" w:hAnsi="Times New Roman" w:cs="Times New Roman"/>
          <w:b/>
          <w:u w:val="single"/>
          <w:lang w:val="en"/>
        </w:rPr>
      </w:pPr>
    </w:p>
    <w:p w:rsidR="00556F2C" w:rsidRDefault="00556F2C" w:rsidP="00556F2C">
      <w:r>
        <w:rPr>
          <w:noProof/>
          <w:lang w:eastAsia="ja-JP"/>
        </w:rPr>
        <mc:AlternateContent>
          <mc:Choice Requires="wps">
            <w:drawing>
              <wp:anchor distT="0" distB="0" distL="114300" distR="114300" simplePos="0" relativeHeight="251781120" behindDoc="0" locked="0" layoutInCell="1" allowOverlap="1" wp14:anchorId="0061DABB" wp14:editId="4510E39E">
                <wp:simplePos x="0" y="0"/>
                <wp:positionH relativeFrom="column">
                  <wp:posOffset>893135</wp:posOffset>
                </wp:positionH>
                <wp:positionV relativeFrom="paragraph">
                  <wp:posOffset>446567</wp:posOffset>
                </wp:positionV>
                <wp:extent cx="340242" cy="1669312"/>
                <wp:effectExtent l="76200" t="38100" r="22225" b="26670"/>
                <wp:wrapNone/>
                <wp:docPr id="29" name="Straight Arrow Connector 29"/>
                <wp:cNvGraphicFramePr/>
                <a:graphic xmlns:a="http://schemas.openxmlformats.org/drawingml/2006/main">
                  <a:graphicData uri="http://schemas.microsoft.com/office/word/2010/wordprocessingShape">
                    <wps:wsp>
                      <wps:cNvCnPr/>
                      <wps:spPr>
                        <a:xfrm flipH="1" flipV="1">
                          <a:off x="0" y="0"/>
                          <a:ext cx="340242" cy="166931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D09BB9" id="_x0000_t32" coordsize="21600,21600" o:spt="32" o:oned="t" path="m,l21600,21600e" filled="f">
                <v:path arrowok="t" fillok="f" o:connecttype="none"/>
                <o:lock v:ext="edit" shapetype="t"/>
              </v:shapetype>
              <v:shape id="Straight Arrow Connector 29" o:spid="_x0000_s1026" type="#_x0000_t32" style="position:absolute;margin-left:70.35pt;margin-top:35.15pt;width:26.8pt;height:131.45pt;flip:x 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" strokecolor="red" strokeweight=".5pt">
                <v:stroke endarrow="open" joinstyle="miter"/>
              </v:shape>
            </w:pict>
          </mc:Fallback>
        </mc:AlternateContent>
      </w:r>
      <w:r>
        <w:rPr>
          <w:noProof/>
          <w:lang w:eastAsia="ja-JP"/>
        </w:rPr>
        <w:drawing>
          <wp:inline distT="0" distB="0" distL="0" distR="0" wp14:anchorId="33F8FA45" wp14:editId="71A5F112">
            <wp:extent cx="5943600" cy="1660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660525"/>
                    </a:xfrm>
                    <a:prstGeom prst="rect">
                      <a:avLst/>
                    </a:prstGeom>
                  </pic:spPr>
                </pic:pic>
              </a:graphicData>
            </a:graphic>
          </wp:inline>
        </w:drawing>
      </w:r>
    </w:p>
    <w:p w:rsidR="00556F2C" w:rsidRPr="005E0B10" w:rsidRDefault="00556F2C" w:rsidP="00556F2C"/>
    <w:p w:rsidR="00556F2C" w:rsidRDefault="00556F2C" w:rsidP="00556F2C">
      <w:pPr>
        <w:tabs>
          <w:tab w:val="left" w:pos="6095"/>
        </w:tabs>
      </w:pPr>
      <w:r>
        <w:tab/>
      </w:r>
    </w:p>
    <w:p w:rsidR="00556F2C" w:rsidRDefault="00556F2C" w:rsidP="00556F2C">
      <w:pPr>
        <w:tabs>
          <w:tab w:val="left" w:pos="6095"/>
        </w:tabs>
      </w:pPr>
      <w:r>
        <w:rPr>
          <w:noProof/>
          <w:lang w:eastAsia="ja-JP"/>
        </w:rPr>
        <mc:AlternateContent>
          <mc:Choice Requires="wps">
            <w:drawing>
              <wp:anchor distT="0" distB="0" distL="114300" distR="114300" simplePos="0" relativeHeight="251780096" behindDoc="0" locked="0" layoutInCell="1" allowOverlap="1" wp14:anchorId="279B8818" wp14:editId="14C0D9BD">
                <wp:simplePos x="0" y="0"/>
                <wp:positionH relativeFrom="column">
                  <wp:posOffset>271780</wp:posOffset>
                </wp:positionH>
                <wp:positionV relativeFrom="paragraph">
                  <wp:posOffset>111760</wp:posOffset>
                </wp:positionV>
                <wp:extent cx="3349255" cy="297180"/>
                <wp:effectExtent l="0" t="0" r="22860" b="26670"/>
                <wp:wrapNone/>
                <wp:docPr id="1" name="Text Box 1"/>
                <wp:cNvGraphicFramePr/>
                <a:graphic xmlns:a="http://schemas.openxmlformats.org/drawingml/2006/main">
                  <a:graphicData uri="http://schemas.microsoft.com/office/word/2010/wordprocessingShape">
                    <wps:wsp>
                      <wps:cNvSpPr txBox="1"/>
                      <wps:spPr>
                        <a:xfrm>
                          <a:off x="0" y="0"/>
                          <a:ext cx="3349255"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Enter MIGO_GR and hit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B8818" id="Text Box 1" o:spid="_x0000_s1031" type="#_x0000_t202" style="position:absolute;margin-left:21.4pt;margin-top:8.8pt;width:263.7pt;height:23.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" fillcolor="white [3201]" strokeweight=".5pt">
                <v:textbox>
                  <w:txbxContent>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Enter MIGO_GR and hit enter</w:t>
                      </w:r>
                    </w:p>
                  </w:txbxContent>
                </v:textbox>
              </v:shape>
            </w:pict>
          </mc:Fallback>
        </mc:AlternateContent>
      </w:r>
    </w:p>
    <w:p w:rsidR="00556F2C" w:rsidRDefault="00556F2C" w:rsidP="00556F2C">
      <w:pPr>
        <w:tabs>
          <w:tab w:val="left" w:pos="6095"/>
        </w:tabs>
      </w:pPr>
    </w:p>
    <w:p w:rsidR="00556F2C" w:rsidRDefault="00556F2C" w:rsidP="00556F2C">
      <w:pPr>
        <w:tabs>
          <w:tab w:val="left" w:pos="6095"/>
        </w:tabs>
      </w:pPr>
    </w:p>
    <w:p w:rsidR="00556F2C" w:rsidRDefault="00556F2C" w:rsidP="00556F2C">
      <w:pPr>
        <w:tabs>
          <w:tab w:val="left" w:pos="6095"/>
        </w:tabs>
      </w:pPr>
    </w:p>
    <w:p w:rsidR="00556F2C" w:rsidRDefault="008C1C7F" w:rsidP="00556F2C">
      <w:pPr>
        <w:tabs>
          <w:tab w:val="left" w:pos="6095"/>
        </w:tabs>
      </w:pPr>
      <w:r>
        <w:rPr>
          <w:noProof/>
          <w:lang w:eastAsia="ja-JP"/>
        </w:rPr>
        <mc:AlternateContent>
          <mc:Choice Requires="wps">
            <w:drawing>
              <wp:anchor distT="0" distB="0" distL="114300" distR="114300" simplePos="0" relativeHeight="251806720" behindDoc="0" locked="0" layoutInCell="1" allowOverlap="1" wp14:anchorId="2C99B277" wp14:editId="1F605267">
                <wp:simplePos x="0" y="0"/>
                <wp:positionH relativeFrom="column">
                  <wp:posOffset>3371850</wp:posOffset>
                </wp:positionH>
                <wp:positionV relativeFrom="paragraph">
                  <wp:posOffset>2508250</wp:posOffset>
                </wp:positionV>
                <wp:extent cx="2374265" cy="1403985"/>
                <wp:effectExtent l="0" t="0" r="22860" b="2159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8C1C7F" w:rsidRPr="008F577B" w:rsidRDefault="008C1C7F" w:rsidP="008C1C7F">
                            <w:pPr>
                              <w:rPr>
                                <w:rFonts w:ascii="Verdana" w:hAnsi="Verdana"/>
                                <w:i/>
                                <w:iCs/>
                                <w:color w:val="0000FF"/>
                                <w:sz w:val="20"/>
                                <w:szCs w:val="20"/>
                              </w:rPr>
                            </w:pPr>
                            <w:r w:rsidRPr="008F577B">
                              <w:rPr>
                                <w:rFonts w:ascii="Verdana" w:hAnsi="Verdana"/>
                                <w:i/>
                                <w:iCs/>
                                <w:color w:val="0000FF"/>
                                <w:sz w:val="20"/>
                                <w:szCs w:val="20"/>
                              </w:rPr>
                              <w:t xml:space="preserve">NOTE: in the GR screen, it is usual for the invoice # and invoice date </w:t>
                            </w:r>
                            <w:r w:rsidR="008F577B" w:rsidRPr="008F577B">
                              <w:rPr>
                                <w:rFonts w:ascii="Verdana" w:hAnsi="Verdana"/>
                                <w:i/>
                                <w:iCs/>
                                <w:color w:val="0000FF"/>
                                <w:sz w:val="20"/>
                                <w:szCs w:val="20"/>
                              </w:rPr>
                              <w:t xml:space="preserve">to be </w:t>
                            </w:r>
                            <w:r w:rsidRPr="008F577B">
                              <w:rPr>
                                <w:rFonts w:ascii="Verdana" w:hAnsi="Verdana"/>
                                <w:i/>
                                <w:iCs/>
                                <w:color w:val="0000FF"/>
                                <w:sz w:val="20"/>
                                <w:szCs w:val="20"/>
                              </w:rPr>
                              <w:t xml:space="preserve">in the HeaderText box.  Doing so helps clarify when doing </w:t>
                            </w:r>
                            <w:r w:rsidR="008F577B" w:rsidRPr="008F577B">
                              <w:rPr>
                                <w:rFonts w:ascii="Verdana" w:hAnsi="Verdana"/>
                                <w:i/>
                                <w:iCs/>
                                <w:color w:val="0000FF"/>
                                <w:sz w:val="20"/>
                                <w:szCs w:val="20"/>
                              </w:rPr>
                              <w:t xml:space="preserve">a </w:t>
                            </w:r>
                            <w:r w:rsidRPr="008F577B">
                              <w:rPr>
                                <w:rFonts w:ascii="Verdana" w:hAnsi="Verdana"/>
                                <w:i/>
                                <w:iCs/>
                                <w:color w:val="0000FF"/>
                                <w:sz w:val="20"/>
                                <w:szCs w:val="20"/>
                              </w:rPr>
                              <w:t>payment search, especially for POs that are often re-used for new line items.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99B277" id="Text Box 2" o:spid="_x0000_s1032" type="#_x0000_t202" style="position:absolute;margin-left:265.5pt;margin-top:197.5pt;width:186.95pt;height:110.55pt;z-index:251806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" strokecolor="red">
                <v:textbox style="mso-fit-shape-to-text:t">
                  <w:txbxContent>
                    <w:p w:rsidR="008C1C7F" w:rsidRPr="008F577B" w:rsidRDefault="008C1C7F" w:rsidP="008C1C7F">
                      <w:pPr>
                        <w:rPr>
                          <w:rFonts w:ascii="Verdana" w:hAnsi="Verdana"/>
                          <w:i/>
                          <w:iCs/>
                          <w:color w:val="0000FF"/>
                          <w:sz w:val="20"/>
                          <w:szCs w:val="20"/>
                        </w:rPr>
                      </w:pPr>
                      <w:r w:rsidRPr="008F577B">
                        <w:rPr>
                          <w:rFonts w:ascii="Verdana" w:hAnsi="Verdana"/>
                          <w:i/>
                          <w:iCs/>
                          <w:color w:val="0000FF"/>
                          <w:sz w:val="20"/>
                          <w:szCs w:val="20"/>
                        </w:rPr>
                        <w:t>NOTE: i</w:t>
                      </w:r>
                      <w:r w:rsidRPr="008F577B">
                        <w:rPr>
                          <w:rFonts w:ascii="Verdana" w:hAnsi="Verdana"/>
                          <w:i/>
                          <w:iCs/>
                          <w:color w:val="0000FF"/>
                          <w:sz w:val="20"/>
                          <w:szCs w:val="20"/>
                        </w:rPr>
                        <w:t xml:space="preserve">n the GR screen, </w:t>
                      </w:r>
                      <w:r w:rsidRPr="008F577B">
                        <w:rPr>
                          <w:rFonts w:ascii="Verdana" w:hAnsi="Verdana"/>
                          <w:i/>
                          <w:iCs/>
                          <w:color w:val="0000FF"/>
                          <w:sz w:val="20"/>
                          <w:szCs w:val="20"/>
                        </w:rPr>
                        <w:t xml:space="preserve">it is usual for </w:t>
                      </w:r>
                      <w:r w:rsidRPr="008F577B">
                        <w:rPr>
                          <w:rFonts w:ascii="Verdana" w:hAnsi="Verdana"/>
                          <w:i/>
                          <w:iCs/>
                          <w:color w:val="0000FF"/>
                          <w:sz w:val="20"/>
                          <w:szCs w:val="20"/>
                        </w:rPr>
                        <w:t>the inv</w:t>
                      </w:r>
                      <w:r w:rsidRPr="008F577B">
                        <w:rPr>
                          <w:rFonts w:ascii="Verdana" w:hAnsi="Verdana"/>
                          <w:i/>
                          <w:iCs/>
                          <w:color w:val="0000FF"/>
                          <w:sz w:val="20"/>
                          <w:szCs w:val="20"/>
                        </w:rPr>
                        <w:t>oice</w:t>
                      </w:r>
                      <w:r w:rsidRPr="008F577B">
                        <w:rPr>
                          <w:rFonts w:ascii="Verdana" w:hAnsi="Verdana"/>
                          <w:i/>
                          <w:iCs/>
                          <w:color w:val="0000FF"/>
                          <w:sz w:val="20"/>
                          <w:szCs w:val="20"/>
                        </w:rPr>
                        <w:t xml:space="preserve"> # and inv</w:t>
                      </w:r>
                      <w:r w:rsidRPr="008F577B">
                        <w:rPr>
                          <w:rFonts w:ascii="Verdana" w:hAnsi="Verdana"/>
                          <w:i/>
                          <w:iCs/>
                          <w:color w:val="0000FF"/>
                          <w:sz w:val="20"/>
                          <w:szCs w:val="20"/>
                        </w:rPr>
                        <w:t>oice</w:t>
                      </w:r>
                      <w:r w:rsidRPr="008F577B">
                        <w:rPr>
                          <w:rFonts w:ascii="Verdana" w:hAnsi="Verdana"/>
                          <w:i/>
                          <w:iCs/>
                          <w:color w:val="0000FF"/>
                          <w:sz w:val="20"/>
                          <w:szCs w:val="20"/>
                        </w:rPr>
                        <w:t xml:space="preserve"> date </w:t>
                      </w:r>
                      <w:r w:rsidR="008F577B" w:rsidRPr="008F577B">
                        <w:rPr>
                          <w:rFonts w:ascii="Verdana" w:hAnsi="Verdana"/>
                          <w:i/>
                          <w:iCs/>
                          <w:color w:val="0000FF"/>
                          <w:sz w:val="20"/>
                          <w:szCs w:val="20"/>
                        </w:rPr>
                        <w:t xml:space="preserve">to be </w:t>
                      </w:r>
                      <w:r w:rsidRPr="008F577B">
                        <w:rPr>
                          <w:rFonts w:ascii="Verdana" w:hAnsi="Verdana"/>
                          <w:i/>
                          <w:iCs/>
                          <w:color w:val="0000FF"/>
                          <w:sz w:val="20"/>
                          <w:szCs w:val="20"/>
                        </w:rPr>
                        <w:t xml:space="preserve">in the </w:t>
                      </w:r>
                      <w:proofErr w:type="spellStart"/>
                      <w:r w:rsidRPr="008F577B">
                        <w:rPr>
                          <w:rFonts w:ascii="Verdana" w:hAnsi="Verdana"/>
                          <w:i/>
                          <w:iCs/>
                          <w:color w:val="0000FF"/>
                          <w:sz w:val="20"/>
                          <w:szCs w:val="20"/>
                        </w:rPr>
                        <w:t>HeaderText</w:t>
                      </w:r>
                      <w:proofErr w:type="spellEnd"/>
                      <w:r w:rsidRPr="008F577B">
                        <w:rPr>
                          <w:rFonts w:ascii="Verdana" w:hAnsi="Verdana"/>
                          <w:i/>
                          <w:iCs/>
                          <w:color w:val="0000FF"/>
                          <w:sz w:val="20"/>
                          <w:szCs w:val="20"/>
                        </w:rPr>
                        <w:t xml:space="preserve"> box.  Doing so helps clarify when doing </w:t>
                      </w:r>
                      <w:r w:rsidR="008F577B" w:rsidRPr="008F577B">
                        <w:rPr>
                          <w:rFonts w:ascii="Verdana" w:hAnsi="Verdana"/>
                          <w:i/>
                          <w:iCs/>
                          <w:color w:val="0000FF"/>
                          <w:sz w:val="20"/>
                          <w:szCs w:val="20"/>
                        </w:rPr>
                        <w:t xml:space="preserve">a </w:t>
                      </w:r>
                      <w:r w:rsidRPr="008F577B">
                        <w:rPr>
                          <w:rFonts w:ascii="Verdana" w:hAnsi="Verdana"/>
                          <w:i/>
                          <w:iCs/>
                          <w:color w:val="0000FF"/>
                          <w:sz w:val="20"/>
                          <w:szCs w:val="20"/>
                        </w:rPr>
                        <w:t>payment search, especially for POs that are often re-used for new line items.</w:t>
                      </w:r>
                    </w:p>
                  </w:txbxContent>
                </v:textbox>
              </v:shape>
            </w:pict>
          </mc:Fallback>
        </mc:AlternateContent>
      </w:r>
      <w:r w:rsidR="00556F2C">
        <w:rPr>
          <w:noProof/>
          <w:lang w:eastAsia="ja-JP"/>
        </w:rPr>
        <mc:AlternateContent>
          <mc:Choice Requires="wps">
            <w:drawing>
              <wp:anchor distT="0" distB="0" distL="114300" distR="114300" simplePos="0" relativeHeight="251783168" behindDoc="0" locked="0" layoutInCell="1" allowOverlap="1" wp14:anchorId="73A1FD15" wp14:editId="28771294">
                <wp:simplePos x="0" y="0"/>
                <wp:positionH relativeFrom="column">
                  <wp:posOffset>2371060</wp:posOffset>
                </wp:positionH>
                <wp:positionV relativeFrom="paragraph">
                  <wp:posOffset>1332230</wp:posOffset>
                </wp:positionV>
                <wp:extent cx="584791" cy="1828800"/>
                <wp:effectExtent l="0" t="38100" r="63500" b="19050"/>
                <wp:wrapNone/>
                <wp:docPr id="30" name="Straight Arrow Connector 30"/>
                <wp:cNvGraphicFramePr/>
                <a:graphic xmlns:a="http://schemas.openxmlformats.org/drawingml/2006/main">
                  <a:graphicData uri="http://schemas.microsoft.com/office/word/2010/wordprocessingShape">
                    <wps:wsp>
                      <wps:cNvCnPr/>
                      <wps:spPr>
                        <a:xfrm flipV="1">
                          <a:off x="0" y="0"/>
                          <a:ext cx="584791" cy="1828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383E3" id="Straight Arrow Connector 30" o:spid="_x0000_s1026" type="#_x0000_t32" style="position:absolute;margin-left:186.7pt;margin-top:104.9pt;width:46.05pt;height:2in;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" strokecolor="red" strokeweight=".5pt">
                <v:stroke endarrow="open" joinstyle="miter"/>
              </v:shape>
            </w:pict>
          </mc:Fallback>
        </mc:AlternateContent>
      </w:r>
      <w:r w:rsidR="00556F2C">
        <w:rPr>
          <w:noProof/>
          <w:lang w:eastAsia="ja-JP"/>
        </w:rPr>
        <mc:AlternateContent>
          <mc:Choice Requires="wps">
            <w:drawing>
              <wp:anchor distT="0" distB="0" distL="114300" distR="114300" simplePos="0" relativeHeight="251782144" behindDoc="0" locked="0" layoutInCell="1" allowOverlap="1" wp14:anchorId="7B108CA8" wp14:editId="44F10184">
                <wp:simplePos x="0" y="0"/>
                <wp:positionH relativeFrom="column">
                  <wp:posOffset>297712</wp:posOffset>
                </wp:positionH>
                <wp:positionV relativeFrom="paragraph">
                  <wp:posOffset>3033439</wp:posOffset>
                </wp:positionV>
                <wp:extent cx="2424223" cy="361507"/>
                <wp:effectExtent l="0" t="0" r="14605" b="19685"/>
                <wp:wrapNone/>
                <wp:docPr id="31" name="Text Box 31"/>
                <wp:cNvGraphicFramePr/>
                <a:graphic xmlns:a="http://schemas.openxmlformats.org/drawingml/2006/main">
                  <a:graphicData uri="http://schemas.microsoft.com/office/word/2010/wordprocessingShape">
                    <wps:wsp>
                      <wps:cNvSpPr txBox="1"/>
                      <wps:spPr>
                        <a:xfrm>
                          <a:off x="0" y="0"/>
                          <a:ext cx="2424223" cy="3615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Enter PO # here and hit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08CA8" id="Text Box 31" o:spid="_x0000_s1033" type="#_x0000_t202" style="position:absolute;margin-left:23.45pt;margin-top:238.85pt;width:190.9pt;height:2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" fillcolor="white [3201]" strokeweight=".5pt">
                <v:textbox>
                  <w:txbxContent>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Enter PO # here and hit enter</w:t>
                      </w:r>
                    </w:p>
                  </w:txbxContent>
                </v:textbox>
              </v:shape>
            </w:pict>
          </mc:Fallback>
        </mc:AlternateContent>
      </w:r>
      <w:r w:rsidR="00556F2C">
        <w:rPr>
          <w:noProof/>
          <w:lang w:eastAsia="ja-JP"/>
        </w:rPr>
        <w:drawing>
          <wp:inline distT="0" distB="0" distL="0" distR="0" wp14:anchorId="6CD401C9" wp14:editId="1C557E3F">
            <wp:extent cx="5943600" cy="267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673350"/>
                    </a:xfrm>
                    <a:prstGeom prst="rect">
                      <a:avLst/>
                    </a:prstGeom>
                  </pic:spPr>
                </pic:pic>
              </a:graphicData>
            </a:graphic>
          </wp:inline>
        </w:drawing>
      </w:r>
    </w:p>
    <w:p w:rsidR="00556F2C" w:rsidRPr="005E0B10" w:rsidRDefault="00556F2C" w:rsidP="00556F2C"/>
    <w:p w:rsidR="00556F2C" w:rsidRDefault="00556F2C" w:rsidP="00556F2C">
      <w:pPr>
        <w:jc w:val="center"/>
      </w:pPr>
    </w:p>
    <w:p w:rsidR="00556F2C" w:rsidRDefault="00556F2C" w:rsidP="00556F2C">
      <w:pPr>
        <w:jc w:val="center"/>
      </w:pPr>
      <w:r>
        <w:rPr>
          <w:noProof/>
          <w:lang w:eastAsia="ja-JP"/>
        </w:rPr>
        <mc:AlternateContent>
          <mc:Choice Requires="wps">
            <w:drawing>
              <wp:anchor distT="0" distB="0" distL="114300" distR="114300" simplePos="0" relativeHeight="251786240" behindDoc="0" locked="0" layoutInCell="1" allowOverlap="1" wp14:anchorId="5475EF9F" wp14:editId="4B76822D">
                <wp:simplePos x="0" y="0"/>
                <wp:positionH relativeFrom="column">
                  <wp:posOffset>1275907</wp:posOffset>
                </wp:positionH>
                <wp:positionV relativeFrom="paragraph">
                  <wp:posOffset>680484</wp:posOffset>
                </wp:positionV>
                <wp:extent cx="170121" cy="1616149"/>
                <wp:effectExtent l="76200" t="38100" r="20955" b="22225"/>
                <wp:wrapNone/>
                <wp:docPr id="11" name="Straight Arrow Connector 11"/>
                <wp:cNvGraphicFramePr/>
                <a:graphic xmlns:a="http://schemas.openxmlformats.org/drawingml/2006/main">
                  <a:graphicData uri="http://schemas.microsoft.com/office/word/2010/wordprocessingShape">
                    <wps:wsp>
                      <wps:cNvCnPr/>
                      <wps:spPr>
                        <a:xfrm flipH="1" flipV="1">
                          <a:off x="0" y="0"/>
                          <a:ext cx="170121" cy="161614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651DA" id="Straight Arrow Connector 11" o:spid="_x0000_s1026" type="#_x0000_t32" style="position:absolute;margin-left:100.45pt;margin-top:53.6pt;width:13.4pt;height:127.25pt;flip:x 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" strokecolor="red" strokeweight=".5pt">
                <v:stroke endarrow="open" joinstyle="miter"/>
              </v:shape>
            </w:pict>
          </mc:Fallback>
        </mc:AlternateContent>
      </w:r>
      <w:r>
        <w:rPr>
          <w:noProof/>
          <w:lang w:eastAsia="ja-JP"/>
        </w:rPr>
        <w:drawing>
          <wp:inline distT="0" distB="0" distL="0" distR="0" wp14:anchorId="1C6CCE5E" wp14:editId="1535B3B5">
            <wp:extent cx="5943600" cy="2050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050415"/>
                    </a:xfrm>
                    <a:prstGeom prst="rect">
                      <a:avLst/>
                    </a:prstGeom>
                  </pic:spPr>
                </pic:pic>
              </a:graphicData>
            </a:graphic>
          </wp:inline>
        </w:drawing>
      </w:r>
    </w:p>
    <w:p w:rsidR="00556F2C" w:rsidRDefault="0064324D" w:rsidP="00556F2C">
      <w:pPr>
        <w:jc w:val="center"/>
      </w:pPr>
      <w:r>
        <w:rPr>
          <w:noProof/>
          <w:lang w:eastAsia="ja-JP"/>
        </w:rPr>
        <mc:AlternateContent>
          <mc:Choice Requires="wps">
            <w:drawing>
              <wp:anchor distT="0" distB="0" distL="114300" distR="114300" simplePos="0" relativeHeight="251785216" behindDoc="0" locked="0" layoutInCell="1" allowOverlap="1" wp14:anchorId="179AC845" wp14:editId="2801ACED">
                <wp:simplePos x="0" y="0"/>
                <wp:positionH relativeFrom="column">
                  <wp:posOffset>543464</wp:posOffset>
                </wp:positionH>
                <wp:positionV relativeFrom="paragraph">
                  <wp:posOffset>135591</wp:posOffset>
                </wp:positionV>
                <wp:extent cx="4805680" cy="776378"/>
                <wp:effectExtent l="0" t="0" r="13970" b="24130"/>
                <wp:wrapNone/>
                <wp:docPr id="10" name="Text Box 10"/>
                <wp:cNvGraphicFramePr/>
                <a:graphic xmlns:a="http://schemas.openxmlformats.org/drawingml/2006/main">
                  <a:graphicData uri="http://schemas.microsoft.com/office/word/2010/wordprocessingShape">
                    <wps:wsp>
                      <wps:cNvSpPr txBox="1"/>
                      <wps:spPr>
                        <a:xfrm>
                          <a:off x="0" y="0"/>
                          <a:ext cx="4805680" cy="7763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Select “</w:t>
                            </w:r>
                            <w:r w:rsidRPr="0064324D">
                              <w:rPr>
                                <w:rFonts w:ascii="Verdana" w:hAnsi="Verdana"/>
                                <w:b/>
                                <w:i/>
                                <w:iCs/>
                                <w:color w:val="0000FF"/>
                                <w:sz w:val="20"/>
                                <w:szCs w:val="20"/>
                              </w:rPr>
                              <w:t>Quantity</w:t>
                            </w:r>
                            <w:r w:rsidRPr="0064324D">
                              <w:rPr>
                                <w:rFonts w:ascii="Verdana" w:hAnsi="Verdana"/>
                                <w:i/>
                                <w:iCs/>
                                <w:color w:val="0000FF"/>
                                <w:sz w:val="20"/>
                                <w:szCs w:val="20"/>
                              </w:rPr>
                              <w:t>” tab and change the “6” to a “1” (this is for one month of charge --- the next time you get an invoice this number will be a “5” and you would change it again to a “1”) and hit enter.</w:t>
                            </w:r>
                          </w:p>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Then click in the square next to “</w:t>
                            </w:r>
                            <w:r w:rsidRPr="0064324D">
                              <w:rPr>
                                <w:rFonts w:ascii="Verdana" w:hAnsi="Verdana"/>
                                <w:b/>
                                <w:i/>
                                <w:iCs/>
                                <w:color w:val="0000FF"/>
                                <w:sz w:val="20"/>
                                <w:szCs w:val="20"/>
                              </w:rPr>
                              <w:t>Item OK</w:t>
                            </w:r>
                            <w:r w:rsidRPr="0064324D">
                              <w:rPr>
                                <w:rFonts w:ascii="Verdana" w:hAnsi="Verdana"/>
                                <w:i/>
                                <w:iCs/>
                                <w:color w:val="0000FF"/>
                                <w:sz w:val="20"/>
                                <w:szCs w:val="20"/>
                              </w:rPr>
                              <w:t>” so there is a check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AC845" id="Text Box 10" o:spid="_x0000_s1034" type="#_x0000_t202" style="position:absolute;left:0;text-align:left;margin-left:42.8pt;margin-top:10.7pt;width:378.4pt;height:61.1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" fillcolor="white [3201]" strokeweight=".5pt">
                <v:textbox>
                  <w:txbxContent>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Select “</w:t>
                      </w:r>
                      <w:r w:rsidRPr="0064324D">
                        <w:rPr>
                          <w:rFonts w:ascii="Verdana" w:hAnsi="Verdana"/>
                          <w:b/>
                          <w:i/>
                          <w:iCs/>
                          <w:color w:val="0000FF"/>
                          <w:sz w:val="20"/>
                          <w:szCs w:val="20"/>
                        </w:rPr>
                        <w:t>Quantity</w:t>
                      </w:r>
                      <w:r w:rsidRPr="0064324D">
                        <w:rPr>
                          <w:rFonts w:ascii="Verdana" w:hAnsi="Verdana"/>
                          <w:i/>
                          <w:iCs/>
                          <w:color w:val="0000FF"/>
                          <w:sz w:val="20"/>
                          <w:szCs w:val="20"/>
                        </w:rPr>
                        <w:t>” tab and change the “6” to a “1” (this is for one month of charge --- the next time you get an invoice this number will be a “5” and you would change it again to a “1”) and hit enter.</w:t>
                      </w:r>
                    </w:p>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Then click in the square next to “</w:t>
                      </w:r>
                      <w:r w:rsidRPr="0064324D">
                        <w:rPr>
                          <w:rFonts w:ascii="Verdana" w:hAnsi="Verdana"/>
                          <w:b/>
                          <w:i/>
                          <w:iCs/>
                          <w:color w:val="0000FF"/>
                          <w:sz w:val="20"/>
                          <w:szCs w:val="20"/>
                        </w:rPr>
                        <w:t>Item OK</w:t>
                      </w:r>
                      <w:r w:rsidRPr="0064324D">
                        <w:rPr>
                          <w:rFonts w:ascii="Verdana" w:hAnsi="Verdana"/>
                          <w:i/>
                          <w:iCs/>
                          <w:color w:val="0000FF"/>
                          <w:sz w:val="20"/>
                          <w:szCs w:val="20"/>
                        </w:rPr>
                        <w:t>” so there is a check mark</w:t>
                      </w:r>
                    </w:p>
                  </w:txbxContent>
                </v:textbox>
              </v:shape>
            </w:pict>
          </mc:Fallback>
        </mc:AlternateContent>
      </w:r>
    </w:p>
    <w:p w:rsidR="00556F2C" w:rsidRDefault="00556F2C" w:rsidP="00556F2C">
      <w:pPr>
        <w:jc w:val="center"/>
      </w:pPr>
    </w:p>
    <w:p w:rsidR="00556F2C" w:rsidRDefault="0064324D" w:rsidP="00556F2C">
      <w:pPr>
        <w:jc w:val="center"/>
      </w:pPr>
      <w:r>
        <w:rPr>
          <w:noProof/>
          <w:lang w:eastAsia="ja-JP"/>
        </w:rPr>
        <mc:AlternateContent>
          <mc:Choice Requires="wps">
            <w:drawing>
              <wp:anchor distT="0" distB="0" distL="114300" distR="114300" simplePos="0" relativeHeight="251787264" behindDoc="0" locked="0" layoutInCell="1" allowOverlap="1" wp14:anchorId="5FBC8BE1" wp14:editId="5F4F15BF">
                <wp:simplePos x="0" y="0"/>
                <wp:positionH relativeFrom="column">
                  <wp:posOffset>2018580</wp:posOffset>
                </wp:positionH>
                <wp:positionV relativeFrom="paragraph">
                  <wp:posOffset>12688</wp:posOffset>
                </wp:positionV>
                <wp:extent cx="1095255" cy="1086928"/>
                <wp:effectExtent l="38100" t="0" r="29210" b="56515"/>
                <wp:wrapNone/>
                <wp:docPr id="34" name="Straight Arrow Connector 34"/>
                <wp:cNvGraphicFramePr/>
                <a:graphic xmlns:a="http://schemas.openxmlformats.org/drawingml/2006/main">
                  <a:graphicData uri="http://schemas.microsoft.com/office/word/2010/wordprocessingShape">
                    <wps:wsp>
                      <wps:cNvCnPr/>
                      <wps:spPr>
                        <a:xfrm flipH="1">
                          <a:off x="0" y="0"/>
                          <a:ext cx="1095255" cy="108692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3E262" id="Straight Arrow Connector 34" o:spid="_x0000_s1026" type="#_x0000_t32" style="position:absolute;margin-left:158.95pt;margin-top:1pt;width:86.25pt;height:85.6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" strokecolor="red" strokeweight=".5pt">
                <v:stroke endarrow="open" joinstyle="miter"/>
              </v:shape>
            </w:pict>
          </mc:Fallback>
        </mc:AlternateContent>
      </w:r>
    </w:p>
    <w:p w:rsidR="00556F2C" w:rsidRDefault="00FC1EA4" w:rsidP="00556F2C">
      <w:pPr>
        <w:jc w:val="center"/>
      </w:pPr>
      <w:r>
        <w:rPr>
          <w:noProof/>
          <w:lang w:eastAsia="ja-JP"/>
        </w:rPr>
        <mc:AlternateContent>
          <mc:Choice Requires="wps">
            <w:drawing>
              <wp:anchor distT="0" distB="0" distL="114300" distR="114300" simplePos="0" relativeHeight="251804672" behindDoc="0" locked="0" layoutInCell="1" allowOverlap="1" wp14:anchorId="3F675B0A" wp14:editId="7B1C5CC8">
                <wp:simplePos x="0" y="0"/>
                <wp:positionH relativeFrom="column">
                  <wp:posOffset>3619500</wp:posOffset>
                </wp:positionH>
                <wp:positionV relativeFrom="paragraph">
                  <wp:posOffset>2060574</wp:posOffset>
                </wp:positionV>
                <wp:extent cx="663575" cy="1066800"/>
                <wp:effectExtent l="0" t="38100" r="60325" b="19050"/>
                <wp:wrapNone/>
                <wp:docPr id="55" name="Straight Arrow Connector 55"/>
                <wp:cNvGraphicFramePr/>
                <a:graphic xmlns:a="http://schemas.openxmlformats.org/drawingml/2006/main">
                  <a:graphicData uri="http://schemas.microsoft.com/office/word/2010/wordprocessingShape">
                    <wps:wsp>
                      <wps:cNvCnPr/>
                      <wps:spPr>
                        <a:xfrm flipV="1">
                          <a:off x="0" y="0"/>
                          <a:ext cx="663575" cy="1066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3F49C" id="Straight Arrow Connector 55" o:spid="_x0000_s1026" type="#_x0000_t32" style="position:absolute;margin-left:285pt;margin-top:162.25pt;width:52.25pt;height:84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" strokecolor="red" strokeweight=".5pt">
                <v:stroke endarrow="open" joinstyle="miter"/>
              </v:shape>
            </w:pict>
          </mc:Fallback>
        </mc:AlternateContent>
      </w:r>
      <w:r w:rsidRPr="0083377A">
        <w:rPr>
          <w:rFonts w:ascii="Times New Roman" w:hAnsi="Times New Roman"/>
          <w:b/>
          <w:noProof/>
          <w:lang w:eastAsia="ja-JP"/>
        </w:rPr>
        <mc:AlternateContent>
          <mc:Choice Requires="wps">
            <w:drawing>
              <wp:anchor distT="0" distB="0" distL="114300" distR="114300" simplePos="0" relativeHeight="251802624" behindDoc="0" locked="0" layoutInCell="1" allowOverlap="1" wp14:anchorId="7386B296" wp14:editId="117E176F">
                <wp:simplePos x="0" y="0"/>
                <wp:positionH relativeFrom="column">
                  <wp:posOffset>4200525</wp:posOffset>
                </wp:positionH>
                <wp:positionV relativeFrom="paragraph">
                  <wp:posOffset>1400810</wp:posOffset>
                </wp:positionV>
                <wp:extent cx="2374265" cy="1403985"/>
                <wp:effectExtent l="0" t="0" r="22860"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FC1EA4" w:rsidRPr="0083377A" w:rsidRDefault="00FC1EA4" w:rsidP="00FC1EA4">
                            <w:pPr>
                              <w:rPr>
                                <w:color w:val="FF0000"/>
                              </w:rPr>
                            </w:pPr>
                            <w:r w:rsidRPr="0083377A">
                              <w:rPr>
                                <w:color w:val="FF0000"/>
                                <w:highlight w:val="yellow"/>
                              </w:rPr>
                              <w:t xml:space="preserve">Invoices </w:t>
                            </w:r>
                            <w:r>
                              <w:rPr>
                                <w:color w:val="FF0000"/>
                                <w:highlight w:val="yellow"/>
                              </w:rPr>
                              <w:t>must be</w:t>
                            </w:r>
                            <w:r w:rsidRPr="0083377A">
                              <w:rPr>
                                <w:color w:val="FF0000"/>
                                <w:highlight w:val="yellow"/>
                              </w:rPr>
                              <w:t xml:space="preserve"> sent to IPS direct</w:t>
                            </w:r>
                            <w:r>
                              <w:rPr>
                                <w:color w:val="FF0000"/>
                                <w:highlight w:val="yellow"/>
                              </w:rPr>
                              <w:t>ly.  You</w:t>
                            </w:r>
                            <w:r w:rsidRPr="0083377A">
                              <w:rPr>
                                <w:color w:val="FF0000"/>
                                <w:highlight w:val="yellow"/>
                              </w:rPr>
                              <w:t xml:space="preserve"> must note the PO #, line #, GR # and Amount </w:t>
                            </w:r>
                            <w:r>
                              <w:rPr>
                                <w:color w:val="FF0000"/>
                                <w:highlight w:val="yellow"/>
                              </w:rPr>
                              <w:t xml:space="preserve">to be </w:t>
                            </w:r>
                            <w:r w:rsidRPr="0083377A">
                              <w:rPr>
                                <w:color w:val="FF0000"/>
                                <w:highlight w:val="yellow"/>
                              </w:rPr>
                              <w:t xml:space="preserve">paid on the invoice sent to IPS. </w:t>
                            </w:r>
                            <w:r>
                              <w:rPr>
                                <w:color w:val="FF0000"/>
                                <w:highlight w:val="yellow"/>
                              </w:rPr>
                              <w:t xml:space="preserve"> You should also circle the invoice </w:t>
                            </w:r>
                            <w:r w:rsidRPr="0083377A">
                              <w:rPr>
                                <w:color w:val="FF0000"/>
                                <w:highlight w:val="yellow"/>
                              </w:rPr>
                              <w:t># and inv</w:t>
                            </w:r>
                            <w:r>
                              <w:rPr>
                                <w:color w:val="FF0000"/>
                                <w:highlight w:val="yellow"/>
                              </w:rPr>
                              <w:t>oice</w:t>
                            </w:r>
                            <w:r w:rsidRPr="0083377A">
                              <w:rPr>
                                <w:color w:val="FF0000"/>
                                <w:highlight w:val="yellow"/>
                              </w:rPr>
                              <w:t xml:space="preserve"> amt on the inv</w:t>
                            </w:r>
                            <w:r>
                              <w:rPr>
                                <w:color w:val="FF0000"/>
                                <w:highlight w:val="yellow"/>
                              </w:rPr>
                              <w:t>oice</w:t>
                            </w:r>
                            <w:r w:rsidRPr="00C643BC">
                              <w:rPr>
                                <w:color w:val="FF0000"/>
                                <w:highlight w:val="yellow"/>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86B296" id="_x0000_s1035" type="#_x0000_t202" style="position:absolute;left:0;text-align:left;margin-left:330.75pt;margin-top:110.3pt;width:186.95pt;height:110.55pt;z-index:251802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" strokecolor="red">
                <v:textbox style="mso-fit-shape-to-text:t">
                  <w:txbxContent>
                    <w:p w:rsidR="00FC1EA4" w:rsidRPr="0083377A" w:rsidRDefault="00FC1EA4" w:rsidP="00FC1EA4">
                      <w:pPr>
                        <w:rPr>
                          <w:color w:val="FF0000"/>
                        </w:rPr>
                      </w:pPr>
                      <w:r w:rsidRPr="0083377A">
                        <w:rPr>
                          <w:color w:val="FF0000"/>
                          <w:highlight w:val="yellow"/>
                        </w:rPr>
                        <w:t xml:space="preserve">Invoices </w:t>
                      </w:r>
                      <w:r>
                        <w:rPr>
                          <w:color w:val="FF0000"/>
                          <w:highlight w:val="yellow"/>
                        </w:rPr>
                        <w:t xml:space="preserve">must </w:t>
                      </w:r>
                      <w:r>
                        <w:rPr>
                          <w:color w:val="FF0000"/>
                          <w:highlight w:val="yellow"/>
                        </w:rPr>
                        <w:t>b</w:t>
                      </w:r>
                      <w:r>
                        <w:rPr>
                          <w:color w:val="FF0000"/>
                          <w:highlight w:val="yellow"/>
                        </w:rPr>
                        <w:t>e</w:t>
                      </w:r>
                      <w:r w:rsidRPr="0083377A">
                        <w:rPr>
                          <w:color w:val="FF0000"/>
                          <w:highlight w:val="yellow"/>
                        </w:rPr>
                        <w:t xml:space="preserve"> sent to IPS direct</w:t>
                      </w:r>
                      <w:r>
                        <w:rPr>
                          <w:color w:val="FF0000"/>
                          <w:highlight w:val="yellow"/>
                        </w:rPr>
                        <w:t>ly.  You</w:t>
                      </w:r>
                      <w:r w:rsidRPr="0083377A">
                        <w:rPr>
                          <w:color w:val="FF0000"/>
                          <w:highlight w:val="yellow"/>
                        </w:rPr>
                        <w:t xml:space="preserve"> must note the PO #, line #, GR # and Amount </w:t>
                      </w:r>
                      <w:r>
                        <w:rPr>
                          <w:color w:val="FF0000"/>
                          <w:highlight w:val="yellow"/>
                        </w:rPr>
                        <w:t xml:space="preserve">to be </w:t>
                      </w:r>
                      <w:r w:rsidRPr="0083377A">
                        <w:rPr>
                          <w:color w:val="FF0000"/>
                          <w:highlight w:val="yellow"/>
                        </w:rPr>
                        <w:t xml:space="preserve">paid on the invoice sent to IPS. </w:t>
                      </w:r>
                      <w:r>
                        <w:rPr>
                          <w:color w:val="FF0000"/>
                          <w:highlight w:val="yellow"/>
                        </w:rPr>
                        <w:t xml:space="preserve"> You should also circle the invoice </w:t>
                      </w:r>
                      <w:r w:rsidRPr="0083377A">
                        <w:rPr>
                          <w:color w:val="FF0000"/>
                          <w:highlight w:val="yellow"/>
                        </w:rPr>
                        <w:t># and inv</w:t>
                      </w:r>
                      <w:r>
                        <w:rPr>
                          <w:color w:val="FF0000"/>
                          <w:highlight w:val="yellow"/>
                        </w:rPr>
                        <w:t>oice</w:t>
                      </w:r>
                      <w:r w:rsidRPr="0083377A">
                        <w:rPr>
                          <w:color w:val="FF0000"/>
                          <w:highlight w:val="yellow"/>
                        </w:rPr>
                        <w:t xml:space="preserve"> </w:t>
                      </w:r>
                      <w:proofErr w:type="spellStart"/>
                      <w:r w:rsidRPr="0083377A">
                        <w:rPr>
                          <w:color w:val="FF0000"/>
                          <w:highlight w:val="yellow"/>
                        </w:rPr>
                        <w:t>amt</w:t>
                      </w:r>
                      <w:proofErr w:type="spellEnd"/>
                      <w:r w:rsidRPr="0083377A">
                        <w:rPr>
                          <w:color w:val="FF0000"/>
                          <w:highlight w:val="yellow"/>
                        </w:rPr>
                        <w:t xml:space="preserve"> on the inv</w:t>
                      </w:r>
                      <w:r>
                        <w:rPr>
                          <w:color w:val="FF0000"/>
                          <w:highlight w:val="yellow"/>
                        </w:rPr>
                        <w:t>oice</w:t>
                      </w:r>
                      <w:r w:rsidRPr="00C643BC">
                        <w:rPr>
                          <w:color w:val="FF0000"/>
                          <w:highlight w:val="yellow"/>
                        </w:rPr>
                        <w:t xml:space="preserve">.  </w:t>
                      </w:r>
                    </w:p>
                  </w:txbxContent>
                </v:textbox>
              </v:shape>
            </w:pict>
          </mc:Fallback>
        </mc:AlternateContent>
      </w:r>
      <w:r w:rsidR="0064324D">
        <w:rPr>
          <w:noProof/>
          <w:lang w:eastAsia="ja-JP"/>
        </w:rPr>
        <mc:AlternateContent>
          <mc:Choice Requires="wps">
            <w:drawing>
              <wp:anchor distT="0" distB="0" distL="114300" distR="114300" simplePos="0" relativeHeight="251789312" behindDoc="0" locked="0" layoutInCell="1" allowOverlap="1" wp14:anchorId="2D55C961" wp14:editId="4F1B4FBA">
                <wp:simplePos x="0" y="0"/>
                <wp:positionH relativeFrom="column">
                  <wp:posOffset>707366</wp:posOffset>
                </wp:positionH>
                <wp:positionV relativeFrom="paragraph">
                  <wp:posOffset>300607</wp:posOffset>
                </wp:positionV>
                <wp:extent cx="1285336" cy="2328676"/>
                <wp:effectExtent l="38100" t="0" r="29210" b="52705"/>
                <wp:wrapNone/>
                <wp:docPr id="15" name="Straight Arrow Connector 15"/>
                <wp:cNvGraphicFramePr/>
                <a:graphic xmlns:a="http://schemas.openxmlformats.org/drawingml/2006/main">
                  <a:graphicData uri="http://schemas.microsoft.com/office/word/2010/wordprocessingShape">
                    <wps:wsp>
                      <wps:cNvCnPr/>
                      <wps:spPr>
                        <a:xfrm flipH="1">
                          <a:off x="0" y="0"/>
                          <a:ext cx="1285336" cy="232867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A993A" id="Straight Arrow Connector 15" o:spid="_x0000_s1026" type="#_x0000_t32" style="position:absolute;margin-left:55.7pt;margin-top:23.65pt;width:101.2pt;height:183.3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" strokecolor="red" strokeweight=".5pt">
                <v:stroke endarrow="open" joinstyle="miter"/>
              </v:shape>
            </w:pict>
          </mc:Fallback>
        </mc:AlternateContent>
      </w:r>
      <w:r w:rsidR="00556F2C">
        <w:rPr>
          <w:noProof/>
          <w:lang w:eastAsia="ja-JP"/>
        </w:rPr>
        <w:drawing>
          <wp:inline distT="0" distB="0" distL="0" distR="0" wp14:anchorId="65CE62F7" wp14:editId="39B79A1D">
            <wp:extent cx="5943600" cy="2861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861310"/>
                    </a:xfrm>
                    <a:prstGeom prst="rect">
                      <a:avLst/>
                    </a:prstGeom>
                  </pic:spPr>
                </pic:pic>
              </a:graphicData>
            </a:graphic>
          </wp:inline>
        </w:drawing>
      </w:r>
    </w:p>
    <w:p w:rsidR="00556F2C" w:rsidRDefault="00556F2C" w:rsidP="00556F2C">
      <w:pPr>
        <w:jc w:val="center"/>
      </w:pPr>
      <w:r>
        <w:rPr>
          <w:noProof/>
          <w:lang w:eastAsia="ja-JP"/>
        </w:rPr>
        <mc:AlternateContent>
          <mc:Choice Requires="wps">
            <w:drawing>
              <wp:anchor distT="0" distB="0" distL="114300" distR="114300" simplePos="0" relativeHeight="251788288" behindDoc="0" locked="0" layoutInCell="1" allowOverlap="1" wp14:anchorId="0369BE61" wp14:editId="0AB93348">
                <wp:simplePos x="0" y="0"/>
                <wp:positionH relativeFrom="column">
                  <wp:posOffset>861237</wp:posOffset>
                </wp:positionH>
                <wp:positionV relativeFrom="paragraph">
                  <wp:posOffset>48157</wp:posOffset>
                </wp:positionV>
                <wp:extent cx="4710223" cy="616688"/>
                <wp:effectExtent l="0" t="0" r="14605" b="12065"/>
                <wp:wrapNone/>
                <wp:docPr id="14" name="Text Box 14"/>
                <wp:cNvGraphicFramePr/>
                <a:graphic xmlns:a="http://schemas.openxmlformats.org/drawingml/2006/main">
                  <a:graphicData uri="http://schemas.microsoft.com/office/word/2010/wordprocessingShape">
                    <wps:wsp>
                      <wps:cNvSpPr txBox="1"/>
                      <wps:spPr>
                        <a:xfrm>
                          <a:off x="0" y="0"/>
                          <a:ext cx="4710223" cy="6166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 xml:space="preserve">Hit </w:t>
                            </w:r>
                            <w:r w:rsidRPr="0064324D">
                              <w:rPr>
                                <w:rFonts w:ascii="Verdana" w:hAnsi="Verdana"/>
                                <w:b/>
                                <w:i/>
                                <w:iCs/>
                                <w:color w:val="0000FF"/>
                                <w:sz w:val="20"/>
                                <w:szCs w:val="20"/>
                              </w:rPr>
                              <w:t>Save</w:t>
                            </w:r>
                            <w:r w:rsidRPr="0064324D">
                              <w:rPr>
                                <w:rFonts w:ascii="Verdana" w:hAnsi="Verdana"/>
                                <w:i/>
                                <w:iCs/>
                                <w:color w:val="0000FF"/>
                                <w:sz w:val="20"/>
                                <w:szCs w:val="20"/>
                              </w:rPr>
                              <w:t xml:space="preserve"> and you will see a GR # on the bottom of the screen.  Write this num</w:t>
                            </w:r>
                            <w:r w:rsidR="00DD20B5">
                              <w:rPr>
                                <w:rFonts w:ascii="Verdana" w:hAnsi="Verdana"/>
                                <w:i/>
                                <w:iCs/>
                                <w:color w:val="0000FF"/>
                                <w:sz w:val="20"/>
                                <w:szCs w:val="20"/>
                              </w:rPr>
                              <w:t>ber down and send invoice to IPS</w:t>
                            </w:r>
                            <w:r w:rsidRPr="0064324D">
                              <w:rPr>
                                <w:rFonts w:ascii="Verdana" w:hAnsi="Verdana"/>
                                <w:i/>
                                <w:iCs/>
                                <w:color w:val="0000FF"/>
                                <w:sz w:val="20"/>
                                <w:szCs w:val="20"/>
                              </w:rPr>
                              <w:t xml:space="preserve"> for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9BE61" id="Text Box 14" o:spid="_x0000_s1036" type="#_x0000_t202" style="position:absolute;left:0;text-align:left;margin-left:67.8pt;margin-top:3.8pt;width:370.9pt;height:48.5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" fillcolor="white [3201]" strokeweight=".5pt">
                <v:textbox>
                  <w:txbxContent>
                    <w:p w:rsidR="00556F2C" w:rsidRPr="0064324D" w:rsidRDefault="00556F2C" w:rsidP="00556F2C">
                      <w:pPr>
                        <w:rPr>
                          <w:rFonts w:ascii="Verdana" w:hAnsi="Verdana"/>
                          <w:i/>
                          <w:iCs/>
                          <w:color w:val="0000FF"/>
                          <w:sz w:val="20"/>
                          <w:szCs w:val="20"/>
                        </w:rPr>
                      </w:pPr>
                      <w:r w:rsidRPr="0064324D">
                        <w:rPr>
                          <w:rFonts w:ascii="Verdana" w:hAnsi="Verdana"/>
                          <w:i/>
                          <w:iCs/>
                          <w:color w:val="0000FF"/>
                          <w:sz w:val="20"/>
                          <w:szCs w:val="20"/>
                        </w:rPr>
                        <w:t xml:space="preserve">Hit </w:t>
                      </w:r>
                      <w:r w:rsidRPr="0064324D">
                        <w:rPr>
                          <w:rFonts w:ascii="Verdana" w:hAnsi="Verdana"/>
                          <w:b/>
                          <w:i/>
                          <w:iCs/>
                          <w:color w:val="0000FF"/>
                          <w:sz w:val="20"/>
                          <w:szCs w:val="20"/>
                        </w:rPr>
                        <w:t>Save</w:t>
                      </w:r>
                      <w:r w:rsidRPr="0064324D">
                        <w:rPr>
                          <w:rFonts w:ascii="Verdana" w:hAnsi="Verdana"/>
                          <w:i/>
                          <w:iCs/>
                          <w:color w:val="0000FF"/>
                          <w:sz w:val="20"/>
                          <w:szCs w:val="20"/>
                        </w:rPr>
                        <w:t xml:space="preserve"> and you will see a GR # on the bottom of the screen.  Write this num</w:t>
                      </w:r>
                      <w:r w:rsidR="00DD20B5">
                        <w:rPr>
                          <w:rFonts w:ascii="Verdana" w:hAnsi="Verdana"/>
                          <w:i/>
                          <w:iCs/>
                          <w:color w:val="0000FF"/>
                          <w:sz w:val="20"/>
                          <w:szCs w:val="20"/>
                        </w:rPr>
                        <w:t>ber down and send invoice to IPS</w:t>
                      </w:r>
                      <w:r w:rsidRPr="0064324D">
                        <w:rPr>
                          <w:rFonts w:ascii="Verdana" w:hAnsi="Verdana"/>
                          <w:i/>
                          <w:iCs/>
                          <w:color w:val="0000FF"/>
                          <w:sz w:val="20"/>
                          <w:szCs w:val="20"/>
                        </w:rPr>
                        <w:t xml:space="preserve"> for processing</w:t>
                      </w:r>
                    </w:p>
                  </w:txbxContent>
                </v:textbox>
              </v:shape>
            </w:pict>
          </mc:Fallback>
        </mc:AlternateContent>
      </w:r>
    </w:p>
    <w:p w:rsidR="00556F2C" w:rsidRDefault="00556F2C" w:rsidP="00556F2C">
      <w:pPr>
        <w:jc w:val="center"/>
      </w:pPr>
      <w:r>
        <w:rPr>
          <w:noProof/>
          <w:lang w:eastAsia="ja-JP"/>
        </w:rPr>
        <mc:AlternateContent>
          <mc:Choice Requires="wps">
            <w:drawing>
              <wp:anchor distT="0" distB="0" distL="114300" distR="114300" simplePos="0" relativeHeight="251790336" behindDoc="0" locked="0" layoutInCell="1" allowOverlap="1" wp14:anchorId="5382A2C3" wp14:editId="55AB0225">
                <wp:simplePos x="0" y="0"/>
                <wp:positionH relativeFrom="column">
                  <wp:posOffset>2901950</wp:posOffset>
                </wp:positionH>
                <wp:positionV relativeFrom="paragraph">
                  <wp:posOffset>72390</wp:posOffset>
                </wp:positionV>
                <wp:extent cx="787400" cy="1009650"/>
                <wp:effectExtent l="0" t="0" r="50800" b="57150"/>
                <wp:wrapNone/>
                <wp:docPr id="16" name="Straight Arrow Connector 16"/>
                <wp:cNvGraphicFramePr/>
                <a:graphic xmlns:a="http://schemas.openxmlformats.org/drawingml/2006/main">
                  <a:graphicData uri="http://schemas.microsoft.com/office/word/2010/wordprocessingShape">
                    <wps:wsp>
                      <wps:cNvCnPr/>
                      <wps:spPr>
                        <a:xfrm>
                          <a:off x="0" y="0"/>
                          <a:ext cx="787400" cy="10096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217A1" id="Straight Arrow Connector 16" o:spid="_x0000_s1026" type="#_x0000_t32" style="position:absolute;margin-left:228.5pt;margin-top:5.7pt;width:62pt;height:7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" strokecolor="red" strokeweight=".5pt">
                <v:stroke endarrow="open" joinstyle="miter"/>
              </v:shape>
            </w:pict>
          </mc:Fallback>
        </mc:AlternateContent>
      </w:r>
    </w:p>
    <w:p w:rsidR="00556F2C" w:rsidRDefault="00556F2C" w:rsidP="00556F2C">
      <w:pPr>
        <w:jc w:val="center"/>
      </w:pPr>
    </w:p>
    <w:p w:rsidR="00556F2C" w:rsidRDefault="00556F2C" w:rsidP="00556F2C">
      <w:pPr>
        <w:jc w:val="center"/>
      </w:pPr>
    </w:p>
    <w:p w:rsidR="00CD5E80" w:rsidRDefault="00CD5E80" w:rsidP="00556F2C">
      <w:pPr>
        <w:rPr>
          <w:rFonts w:ascii="Times New Roman" w:hAnsi="Times New Roman"/>
          <w:b/>
        </w:rPr>
      </w:pPr>
    </w:p>
    <w:p w:rsidR="00556F2C" w:rsidRDefault="00556F2C" w:rsidP="00556F2C">
      <w:pPr>
        <w:rPr>
          <w:rFonts w:ascii="Times New Roman" w:hAnsi="Times New Roman"/>
          <w:b/>
        </w:rPr>
      </w:pPr>
      <w:r>
        <w:rPr>
          <w:noProof/>
          <w:lang w:eastAsia="ja-JP"/>
        </w:rPr>
        <w:drawing>
          <wp:inline distT="0" distB="0" distL="0" distR="0" wp14:anchorId="390DE508" wp14:editId="65184217">
            <wp:extent cx="5934075" cy="63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34075" cy="638175"/>
                    </a:xfrm>
                    <a:prstGeom prst="rect">
                      <a:avLst/>
                    </a:prstGeom>
                  </pic:spPr>
                </pic:pic>
              </a:graphicData>
            </a:graphic>
          </wp:inline>
        </w:drawing>
      </w:r>
    </w:p>
    <w:p w:rsidR="00556F2C" w:rsidRDefault="00556F2C" w:rsidP="00556F2C">
      <w:pPr>
        <w:rPr>
          <w:rFonts w:ascii="Times New Roman" w:hAnsi="Times New Roman"/>
          <w:b/>
        </w:rPr>
      </w:pPr>
    </w:p>
    <w:p w:rsidR="00D63FA5" w:rsidRPr="0064324D" w:rsidRDefault="00D63FA5" w:rsidP="00D63FA5">
      <w:pPr>
        <w:rPr>
          <w:rFonts w:cs="Arial"/>
          <w:b/>
          <w:u w:val="single"/>
        </w:rPr>
      </w:pPr>
      <w:r w:rsidRPr="0064324D">
        <w:rPr>
          <w:rFonts w:cs="Arial"/>
          <w:b/>
          <w:highlight w:val="yellow"/>
          <w:u w:val="single"/>
        </w:rPr>
        <w:lastRenderedPageBreak/>
        <w:t>How to reverse a Goods Receipt (GR)</w:t>
      </w:r>
    </w:p>
    <w:p w:rsidR="0064324D" w:rsidRPr="000F73A0" w:rsidRDefault="0064324D" w:rsidP="00D63FA5">
      <w:pPr>
        <w:rPr>
          <w:rFonts w:ascii="Times New Roman" w:hAnsi="Times New Roman"/>
          <w:b/>
        </w:rPr>
      </w:pPr>
    </w:p>
    <w:p w:rsidR="00D63FA5" w:rsidRDefault="00D63FA5" w:rsidP="00D63FA5">
      <w:pPr>
        <w:rPr>
          <w:rFonts w:ascii="Times New Roman" w:hAnsi="Times New Roman"/>
        </w:rPr>
      </w:pPr>
      <w:r>
        <w:rPr>
          <w:noProof/>
          <w:lang w:eastAsia="ja-JP"/>
        </w:rPr>
        <w:drawing>
          <wp:inline distT="0" distB="0" distL="0" distR="0" wp14:anchorId="14248C02" wp14:editId="591BF108">
            <wp:extent cx="1838325" cy="314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314325"/>
                    </a:xfrm>
                    <a:prstGeom prst="rect">
                      <a:avLst/>
                    </a:prstGeom>
                  </pic:spPr>
                </pic:pic>
              </a:graphicData>
            </a:graphic>
          </wp:inline>
        </w:drawing>
      </w:r>
      <w:r w:rsidRPr="000F73A0">
        <w:rPr>
          <w:rFonts w:ascii="Times New Roman" w:hAnsi="Times New Roman"/>
          <w:b/>
        </w:rPr>
        <w:sym w:font="Wingdings" w:char="F0E0"/>
      </w:r>
      <w:r w:rsidRPr="000F73A0">
        <w:rPr>
          <w:rFonts w:ascii="Times New Roman" w:hAnsi="Times New Roman"/>
        </w:rPr>
        <w:t xml:space="preserve"> Type in </w:t>
      </w:r>
      <w:r w:rsidRPr="00581D36">
        <w:rPr>
          <w:rFonts w:ascii="Verdana" w:hAnsi="Verdana"/>
          <w:i/>
          <w:iCs/>
          <w:color w:val="0000FF"/>
          <w:sz w:val="20"/>
          <w:szCs w:val="20"/>
        </w:rPr>
        <w:t>MIGO_GR</w:t>
      </w:r>
      <w:r w:rsidRPr="000F73A0">
        <w:rPr>
          <w:rFonts w:ascii="Times New Roman" w:hAnsi="Times New Roman"/>
        </w:rPr>
        <w:t xml:space="preserve"> and press enter or the green check</w:t>
      </w:r>
    </w:p>
    <w:p w:rsidR="00581D36" w:rsidRDefault="00581D36" w:rsidP="00D63FA5">
      <w:pPr>
        <w:rPr>
          <w:rFonts w:ascii="Times New Roman" w:hAnsi="Times New Roman"/>
        </w:rPr>
      </w:pPr>
    </w:p>
    <w:p w:rsidR="00D63FA5" w:rsidRPr="000F73A0" w:rsidRDefault="00CE3237" w:rsidP="00D63FA5">
      <w:pPr>
        <w:pStyle w:val="ListParagraph"/>
        <w:numPr>
          <w:ilvl w:val="0"/>
          <w:numId w:val="41"/>
        </w:numPr>
        <w:rPr>
          <w:rFonts w:ascii="Times New Roman" w:hAnsi="Times New Roman" w:cs="Times New Roman"/>
        </w:rPr>
      </w:pPr>
      <w:r>
        <w:rPr>
          <w:noProof/>
        </w:rPr>
        <mc:AlternateContent>
          <mc:Choice Requires="wps">
            <w:drawing>
              <wp:anchor distT="0" distB="0" distL="114300" distR="114300" simplePos="0" relativeHeight="251719680" behindDoc="0" locked="0" layoutInCell="1" allowOverlap="1" wp14:anchorId="1DA97DB1" wp14:editId="0A47B031">
                <wp:simplePos x="0" y="0"/>
                <wp:positionH relativeFrom="column">
                  <wp:posOffset>1211720</wp:posOffset>
                </wp:positionH>
                <wp:positionV relativeFrom="paragraph">
                  <wp:posOffset>164821</wp:posOffset>
                </wp:positionV>
                <wp:extent cx="4784912" cy="308294"/>
                <wp:effectExtent l="0" t="0" r="73025" b="92075"/>
                <wp:wrapNone/>
                <wp:docPr id="63" name="Straight Arrow Connector 63"/>
                <wp:cNvGraphicFramePr/>
                <a:graphic xmlns:a="http://schemas.openxmlformats.org/drawingml/2006/main">
                  <a:graphicData uri="http://schemas.microsoft.com/office/word/2010/wordprocessingShape">
                    <wps:wsp>
                      <wps:cNvCnPr/>
                      <wps:spPr>
                        <a:xfrm>
                          <a:off x="0" y="0"/>
                          <a:ext cx="4784912" cy="3082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A8C8C" id="Straight Arrow Connector 63" o:spid="_x0000_s1026" type="#_x0000_t32" style="position:absolute;margin-left:95.4pt;margin-top:13pt;width:376.75pt;height:24.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" strokecolor="black [3200]" strokeweight=".5pt">
                <v:stroke endarrow="block" joinstyle="miter"/>
              </v:shape>
            </w:pict>
          </mc:Fallback>
        </mc:AlternateContent>
      </w:r>
      <w:r w:rsidR="00D63FA5">
        <w:rPr>
          <w:noProof/>
        </w:rPr>
        <w:drawing>
          <wp:anchor distT="0" distB="0" distL="114300" distR="114300" simplePos="0" relativeHeight="251718656" behindDoc="1" locked="0" layoutInCell="1" allowOverlap="1" wp14:anchorId="7B3F06D0" wp14:editId="3BF5508D">
            <wp:simplePos x="0" y="0"/>
            <wp:positionH relativeFrom="margin">
              <wp:posOffset>-685800</wp:posOffset>
            </wp:positionH>
            <wp:positionV relativeFrom="paragraph">
              <wp:posOffset>341630</wp:posOffset>
            </wp:positionV>
            <wp:extent cx="7029450" cy="390525"/>
            <wp:effectExtent l="0" t="0" r="0" b="9525"/>
            <wp:wrapTight wrapText="bothSides">
              <wp:wrapPolygon edited="0">
                <wp:start x="0" y="0"/>
                <wp:lineTo x="0" y="21073"/>
                <wp:lineTo x="21541" y="21073"/>
                <wp:lineTo x="2154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029450" cy="390525"/>
                    </a:xfrm>
                    <a:prstGeom prst="rect">
                      <a:avLst/>
                    </a:prstGeom>
                  </pic:spPr>
                </pic:pic>
              </a:graphicData>
            </a:graphic>
            <wp14:sizeRelH relativeFrom="page">
              <wp14:pctWidth>0</wp14:pctWidth>
            </wp14:sizeRelH>
            <wp14:sizeRelV relativeFrom="page">
              <wp14:pctHeight>0</wp14:pctHeight>
            </wp14:sizeRelV>
          </wp:anchor>
        </w:drawing>
      </w:r>
      <w:r w:rsidR="00D63FA5">
        <w:rPr>
          <w:rFonts w:ascii="Times New Roman" w:hAnsi="Times New Roman" w:cs="Times New Roman"/>
        </w:rPr>
        <w:t xml:space="preserve">Change </w:t>
      </w:r>
      <w:r w:rsidR="00D63FA5" w:rsidRPr="00581D36">
        <w:rPr>
          <w:rFonts w:ascii="Verdana" w:eastAsia="Times New Roman" w:hAnsi="Verdana" w:cs="Times New Roman"/>
          <w:i/>
          <w:iCs/>
          <w:color w:val="0000FF"/>
          <w:sz w:val="20"/>
          <w:szCs w:val="20"/>
          <w:lang w:eastAsia="en-US"/>
        </w:rPr>
        <w:t>101 to 102</w:t>
      </w:r>
    </w:p>
    <w:p w:rsidR="00D63FA5" w:rsidRDefault="00D63FA5" w:rsidP="00D63FA5">
      <w:pPr>
        <w:rPr>
          <w:rFonts w:ascii="Times New Roman" w:hAnsi="Times New Roman"/>
          <w:b/>
          <w:u w:val="single"/>
        </w:rPr>
      </w:pPr>
      <w:r>
        <w:rPr>
          <w:noProof/>
          <w:lang w:eastAsia="ja-JP"/>
        </w:rPr>
        <mc:AlternateContent>
          <mc:Choice Requires="wps">
            <w:drawing>
              <wp:anchor distT="0" distB="0" distL="114300" distR="114300" simplePos="0" relativeHeight="251721728" behindDoc="0" locked="0" layoutInCell="1" allowOverlap="1" wp14:anchorId="4D1FF5C8" wp14:editId="5E24DB36">
                <wp:simplePos x="0" y="0"/>
                <wp:positionH relativeFrom="column">
                  <wp:posOffset>6086475</wp:posOffset>
                </wp:positionH>
                <wp:positionV relativeFrom="paragraph">
                  <wp:posOffset>490855</wp:posOffset>
                </wp:positionV>
                <wp:extent cx="0" cy="409575"/>
                <wp:effectExtent l="76200" t="0" r="57150" b="47625"/>
                <wp:wrapNone/>
                <wp:docPr id="65" name="Straight Arrow Connector 65"/>
                <wp:cNvGraphicFramePr/>
                <a:graphic xmlns:a="http://schemas.openxmlformats.org/drawingml/2006/main">
                  <a:graphicData uri="http://schemas.microsoft.com/office/word/2010/wordprocessingShape">
                    <wps:wsp>
                      <wps:cNvCnPr/>
                      <wps:spPr>
                        <a:xfrm>
                          <a:off x="0" y="0"/>
                          <a:ext cx="0" cy="409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A0A704D" id="Straight Arrow Connector 65" o:spid="_x0000_s1026" type="#_x0000_t32" style="position:absolute;margin-left:479.25pt;margin-top:38.65pt;width:0;height:32.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" strokecolor="windowText" strokeweight=".5pt">
                <v:stroke endarrow="block" joinstyle="miter"/>
              </v:shape>
            </w:pict>
          </mc:Fallback>
        </mc:AlternateContent>
      </w:r>
      <w:r>
        <w:rPr>
          <w:noProof/>
          <w:lang w:eastAsia="ja-JP"/>
        </w:rPr>
        <w:drawing>
          <wp:anchor distT="0" distB="0" distL="114300" distR="114300" simplePos="0" relativeHeight="251720704" behindDoc="1" locked="0" layoutInCell="1" allowOverlap="1" wp14:anchorId="46FA937D" wp14:editId="15F8F954">
            <wp:simplePos x="0" y="0"/>
            <wp:positionH relativeFrom="margin">
              <wp:posOffset>-723900</wp:posOffset>
            </wp:positionH>
            <wp:positionV relativeFrom="paragraph">
              <wp:posOffset>866775</wp:posOffset>
            </wp:positionV>
            <wp:extent cx="7086600" cy="361950"/>
            <wp:effectExtent l="0" t="0" r="0" b="0"/>
            <wp:wrapTight wrapText="bothSides">
              <wp:wrapPolygon edited="0">
                <wp:start x="0" y="0"/>
                <wp:lineTo x="0" y="20463"/>
                <wp:lineTo x="21542" y="20463"/>
                <wp:lineTo x="2154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086600" cy="361950"/>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722752" behindDoc="1" locked="0" layoutInCell="1" allowOverlap="1" wp14:anchorId="0B81D9F8" wp14:editId="0F93B964">
            <wp:simplePos x="0" y="0"/>
            <wp:positionH relativeFrom="column">
              <wp:posOffset>-285750</wp:posOffset>
            </wp:positionH>
            <wp:positionV relativeFrom="paragraph">
              <wp:posOffset>767080</wp:posOffset>
            </wp:positionV>
            <wp:extent cx="371475" cy="295275"/>
            <wp:effectExtent l="0" t="0" r="9525" b="9525"/>
            <wp:wrapTight wrapText="bothSides">
              <wp:wrapPolygon edited="0">
                <wp:start x="0" y="0"/>
                <wp:lineTo x="0" y="20903"/>
                <wp:lineTo x="21046" y="20903"/>
                <wp:lineTo x="21046"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1475" cy="295275"/>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6BB57BBE" wp14:editId="2C59150C">
                <wp:simplePos x="0" y="0"/>
                <wp:positionH relativeFrom="column">
                  <wp:posOffset>2724150</wp:posOffset>
                </wp:positionH>
                <wp:positionV relativeFrom="paragraph">
                  <wp:posOffset>95885</wp:posOffset>
                </wp:positionV>
                <wp:extent cx="9525" cy="533400"/>
                <wp:effectExtent l="38100" t="0" r="66675" b="57150"/>
                <wp:wrapNone/>
                <wp:docPr id="68" name="Straight Arrow Connector 68"/>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B5DAC1" id="Straight Arrow Connector 68" o:spid="_x0000_s1026" type="#_x0000_t32" style="position:absolute;margin-left:214.5pt;margin-top:7.55pt;width:.75pt;height:4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" strokecolor="black [3200]" strokeweight=".5pt">
                <v:stroke endarrow="block" joinstyle="miter"/>
              </v:shape>
            </w:pict>
          </mc:Fallback>
        </mc:AlternateContent>
      </w:r>
    </w:p>
    <w:p w:rsidR="00D63FA5" w:rsidRDefault="00D63FA5" w:rsidP="00D63FA5">
      <w:pPr>
        <w:pStyle w:val="ListParagraph"/>
        <w:numPr>
          <w:ilvl w:val="0"/>
          <w:numId w:val="41"/>
        </w:numPr>
        <w:rPr>
          <w:rFonts w:ascii="Times New Roman" w:hAnsi="Times New Roman" w:cs="Times New Roman"/>
        </w:rPr>
      </w:pPr>
      <w:r>
        <w:rPr>
          <w:noProof/>
        </w:rPr>
        <w:drawing>
          <wp:anchor distT="0" distB="0" distL="114300" distR="114300" simplePos="0" relativeHeight="251723776" behindDoc="1" locked="0" layoutInCell="1" allowOverlap="1" wp14:anchorId="70892BEC" wp14:editId="5966F046">
            <wp:simplePos x="0" y="0"/>
            <wp:positionH relativeFrom="column">
              <wp:posOffset>-276225</wp:posOffset>
            </wp:positionH>
            <wp:positionV relativeFrom="paragraph">
              <wp:posOffset>341630</wp:posOffset>
            </wp:positionV>
            <wp:extent cx="3962400" cy="781050"/>
            <wp:effectExtent l="0" t="0" r="0" b="0"/>
            <wp:wrapTight wrapText="bothSides">
              <wp:wrapPolygon edited="0">
                <wp:start x="0" y="0"/>
                <wp:lineTo x="0" y="21073"/>
                <wp:lineTo x="21496" y="21073"/>
                <wp:lineTo x="21496"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62400" cy="781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Click the green check</w:t>
      </w:r>
    </w:p>
    <w:p w:rsidR="00D63FA5" w:rsidRDefault="00D63FA5" w:rsidP="00D63FA5">
      <w:pPr>
        <w:rPr>
          <w:rFonts w:ascii="Times New Roman" w:hAnsi="Times New Roman"/>
        </w:rPr>
      </w:pPr>
    </w:p>
    <w:p w:rsidR="00D63FA5" w:rsidRDefault="00D63FA5" w:rsidP="00D63FA5">
      <w:pPr>
        <w:pStyle w:val="ListParagraph"/>
        <w:rPr>
          <w:rFonts w:ascii="Times New Roman" w:hAnsi="Times New Roman" w:cs="Times New Roman"/>
        </w:rPr>
      </w:pPr>
    </w:p>
    <w:p w:rsidR="00CE3237" w:rsidRDefault="00CE3237" w:rsidP="00D63FA5">
      <w:pPr>
        <w:pStyle w:val="ListParagraph"/>
        <w:rPr>
          <w:rFonts w:ascii="Times New Roman" w:hAnsi="Times New Roman" w:cs="Times New Roman"/>
        </w:rPr>
      </w:pPr>
    </w:p>
    <w:p w:rsidR="00D63FA5" w:rsidRDefault="00D63FA5" w:rsidP="00D63FA5">
      <w:pPr>
        <w:pStyle w:val="ListParagraph"/>
        <w:numPr>
          <w:ilvl w:val="0"/>
          <w:numId w:val="41"/>
        </w:numPr>
        <w:rPr>
          <w:rFonts w:ascii="Times New Roman" w:hAnsi="Times New Roman" w:cs="Times New Roman"/>
        </w:rPr>
      </w:pPr>
      <w:r>
        <w:rPr>
          <w:rFonts w:ascii="Times New Roman" w:hAnsi="Times New Roman" w:cs="Times New Roman"/>
        </w:rPr>
        <w:t>Enter PO#</w:t>
      </w:r>
    </w:p>
    <w:p w:rsidR="00D63FA5" w:rsidRDefault="00D63FA5" w:rsidP="00D63FA5">
      <w:r>
        <w:rPr>
          <w:noProof/>
          <w:lang w:eastAsia="ja-JP"/>
        </w:rPr>
        <w:drawing>
          <wp:inline distT="0" distB="0" distL="0" distR="0" wp14:anchorId="5D1C8ADD" wp14:editId="2B082D88">
            <wp:extent cx="390525" cy="295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25" cy="295275"/>
                    </a:xfrm>
                    <a:prstGeom prst="rect">
                      <a:avLst/>
                    </a:prstGeom>
                  </pic:spPr>
                </pic:pic>
              </a:graphicData>
            </a:graphic>
          </wp:inline>
        </w:drawing>
      </w:r>
      <w:r>
        <w:sym w:font="Wingdings" w:char="F0E0"/>
      </w:r>
      <w:r>
        <w:t xml:space="preserve"> Click green check again</w:t>
      </w:r>
    </w:p>
    <w:p w:rsidR="00581D36" w:rsidRDefault="00581D36" w:rsidP="00D63FA5"/>
    <w:p w:rsidR="00CE3237" w:rsidRDefault="00CE3237" w:rsidP="00D63FA5"/>
    <w:p w:rsidR="00D63FA5" w:rsidRDefault="00D63FA5" w:rsidP="00D63FA5">
      <w:r>
        <w:rPr>
          <w:noProof/>
          <w:lang w:eastAsia="ja-JP"/>
        </w:rPr>
        <w:drawing>
          <wp:anchor distT="0" distB="0" distL="114300" distR="114300" simplePos="0" relativeHeight="251725824" behindDoc="1" locked="0" layoutInCell="1" allowOverlap="1" wp14:anchorId="73C78DCC" wp14:editId="4997D1AE">
            <wp:simplePos x="0" y="0"/>
            <wp:positionH relativeFrom="margin">
              <wp:align>center</wp:align>
            </wp:positionH>
            <wp:positionV relativeFrom="paragraph">
              <wp:posOffset>257810</wp:posOffset>
            </wp:positionV>
            <wp:extent cx="7172325" cy="307975"/>
            <wp:effectExtent l="0" t="0" r="9525" b="0"/>
            <wp:wrapTight wrapText="bothSides">
              <wp:wrapPolygon edited="0">
                <wp:start x="0" y="0"/>
                <wp:lineTo x="0" y="20041"/>
                <wp:lineTo x="21571" y="20041"/>
                <wp:lineTo x="2157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172325" cy="307975"/>
                    </a:xfrm>
                    <a:prstGeom prst="rect">
                      <a:avLst/>
                    </a:prstGeom>
                  </pic:spPr>
                </pic:pic>
              </a:graphicData>
            </a:graphic>
            <wp14:sizeRelH relativeFrom="page">
              <wp14:pctWidth>0</wp14:pctWidth>
            </wp14:sizeRelH>
            <wp14:sizeRelV relativeFrom="page">
              <wp14:pctHeight>0</wp14:pctHeight>
            </wp14:sizeRelV>
          </wp:anchor>
        </w:drawing>
      </w:r>
      <w:r>
        <w:sym w:font="Wingdings" w:char="F0E0"/>
      </w:r>
      <w:r>
        <w:t xml:space="preserve">Highlight the last line </w:t>
      </w:r>
    </w:p>
    <w:p w:rsidR="00D63FA5" w:rsidRDefault="00D63FA5" w:rsidP="00D63FA5"/>
    <w:p w:rsidR="00D63FA5" w:rsidRDefault="00CE3237" w:rsidP="00D63FA5">
      <w:pPr>
        <w:pStyle w:val="ListParagraph"/>
        <w:numPr>
          <w:ilvl w:val="0"/>
          <w:numId w:val="41"/>
        </w:numPr>
      </w:pPr>
      <w:r>
        <w:rPr>
          <w:noProof/>
        </w:rPr>
        <mc:AlternateContent>
          <mc:Choice Requires="wps">
            <w:drawing>
              <wp:anchor distT="0" distB="0" distL="114300" distR="114300" simplePos="0" relativeHeight="251729920" behindDoc="0" locked="0" layoutInCell="1" allowOverlap="1" wp14:anchorId="2DE9EE55" wp14:editId="0268F040">
                <wp:simplePos x="0" y="0"/>
                <wp:positionH relativeFrom="column">
                  <wp:posOffset>1666114</wp:posOffset>
                </wp:positionH>
                <wp:positionV relativeFrom="paragraph">
                  <wp:posOffset>168778</wp:posOffset>
                </wp:positionV>
                <wp:extent cx="1043426" cy="661046"/>
                <wp:effectExtent l="38100" t="0" r="23495" b="62865"/>
                <wp:wrapNone/>
                <wp:docPr id="78" name="Straight Arrow Connector 78"/>
                <wp:cNvGraphicFramePr/>
                <a:graphic xmlns:a="http://schemas.openxmlformats.org/drawingml/2006/main">
                  <a:graphicData uri="http://schemas.microsoft.com/office/word/2010/wordprocessingShape">
                    <wps:wsp>
                      <wps:cNvCnPr/>
                      <wps:spPr>
                        <a:xfrm flipH="1">
                          <a:off x="0" y="0"/>
                          <a:ext cx="1043426" cy="661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086F6" id="Straight Arrow Connector 78" o:spid="_x0000_s1026" type="#_x0000_t32" style="position:absolute;margin-left:131.2pt;margin-top:13.3pt;width:82.15pt;height:52.0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" strokecolor="black [3200]" strokeweight=".5pt">
                <v:stroke endarrow="block" joinstyle="miter"/>
              </v:shape>
            </w:pict>
          </mc:Fallback>
        </mc:AlternateContent>
      </w:r>
      <w:r w:rsidR="00D63FA5">
        <w:rPr>
          <w:noProof/>
        </w:rPr>
        <w:drawing>
          <wp:anchor distT="0" distB="0" distL="114300" distR="114300" simplePos="0" relativeHeight="251726848" behindDoc="1" locked="0" layoutInCell="1" allowOverlap="1" wp14:anchorId="3D51E8E5" wp14:editId="0A605E47">
            <wp:simplePos x="0" y="0"/>
            <wp:positionH relativeFrom="column">
              <wp:posOffset>-323850</wp:posOffset>
            </wp:positionH>
            <wp:positionV relativeFrom="paragraph">
              <wp:posOffset>257810</wp:posOffset>
            </wp:positionV>
            <wp:extent cx="4486275" cy="847725"/>
            <wp:effectExtent l="0" t="0" r="9525" b="9525"/>
            <wp:wrapTight wrapText="bothSides">
              <wp:wrapPolygon edited="0">
                <wp:start x="0" y="0"/>
                <wp:lineTo x="0" y="21357"/>
                <wp:lineTo x="21554" y="21357"/>
                <wp:lineTo x="2155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86275" cy="847725"/>
                    </a:xfrm>
                    <a:prstGeom prst="rect">
                      <a:avLst/>
                    </a:prstGeom>
                  </pic:spPr>
                </pic:pic>
              </a:graphicData>
            </a:graphic>
            <wp14:sizeRelH relativeFrom="page">
              <wp14:pctWidth>0</wp14:pctWidth>
            </wp14:sizeRelH>
            <wp14:sizeRelV relativeFrom="page">
              <wp14:pctHeight>0</wp14:pctHeight>
            </wp14:sizeRelV>
          </wp:anchor>
        </w:drawing>
      </w:r>
      <w:r w:rsidR="00D63FA5">
        <w:t xml:space="preserve">Go to the </w:t>
      </w:r>
      <w:r w:rsidR="00D63FA5" w:rsidRPr="00581D36">
        <w:rPr>
          <w:rFonts w:ascii="Verdana" w:eastAsia="Times New Roman" w:hAnsi="Verdana" w:cs="Times New Roman"/>
          <w:i/>
          <w:iCs/>
          <w:color w:val="0000FF"/>
          <w:sz w:val="20"/>
          <w:szCs w:val="20"/>
          <w:lang w:eastAsia="en-US"/>
        </w:rPr>
        <w:t xml:space="preserve">Quantity </w:t>
      </w:r>
      <w:r w:rsidR="00D63FA5">
        <w:t>tab and put the amount you want to reverse</w:t>
      </w:r>
    </w:p>
    <w:p w:rsidR="00D63FA5" w:rsidRPr="00791A65" w:rsidRDefault="00D63FA5" w:rsidP="00D63FA5"/>
    <w:p w:rsidR="00D63FA5" w:rsidRPr="00791A65" w:rsidRDefault="00D63FA5" w:rsidP="00D63FA5"/>
    <w:p w:rsidR="00D63FA5" w:rsidRPr="00791A65" w:rsidRDefault="00D63FA5" w:rsidP="00D63FA5"/>
    <w:p w:rsidR="00CE3237" w:rsidRDefault="00CE3237" w:rsidP="00D63FA5"/>
    <w:p w:rsidR="00CE3237" w:rsidRDefault="00CE3237" w:rsidP="00D63FA5"/>
    <w:p w:rsidR="00CE3237" w:rsidRDefault="00CE3237" w:rsidP="00D63FA5">
      <w:r>
        <w:rPr>
          <w:noProof/>
          <w:lang w:eastAsia="ja-JP"/>
        </w:rPr>
        <w:drawing>
          <wp:anchor distT="0" distB="0" distL="114300" distR="114300" simplePos="0" relativeHeight="251727872" behindDoc="1" locked="0" layoutInCell="1" allowOverlap="1" wp14:anchorId="448AD854" wp14:editId="1D99DE04">
            <wp:simplePos x="0" y="0"/>
            <wp:positionH relativeFrom="column">
              <wp:posOffset>-365223</wp:posOffset>
            </wp:positionH>
            <wp:positionV relativeFrom="paragraph">
              <wp:posOffset>169732</wp:posOffset>
            </wp:positionV>
            <wp:extent cx="3228975" cy="390525"/>
            <wp:effectExtent l="0" t="0" r="9525" b="9525"/>
            <wp:wrapTight wrapText="bothSides">
              <wp:wrapPolygon edited="0">
                <wp:start x="0" y="0"/>
                <wp:lineTo x="0" y="21073"/>
                <wp:lineTo x="21536" y="21073"/>
                <wp:lineTo x="21536"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28975" cy="390525"/>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 w:rsidR="00D63FA5" w:rsidRDefault="00D63FA5" w:rsidP="00D63FA5">
      <w:pPr>
        <w:pStyle w:val="ListParagraph"/>
        <w:numPr>
          <w:ilvl w:val="0"/>
          <w:numId w:val="41"/>
        </w:numPr>
      </w:pPr>
      <w:r>
        <w:t xml:space="preserve">Check </w:t>
      </w:r>
      <w:r w:rsidR="00AC5072">
        <w:rPr>
          <w:rFonts w:ascii="Verdana" w:eastAsia="Times New Roman" w:hAnsi="Verdana" w:cs="Times New Roman"/>
          <w:i/>
          <w:iCs/>
          <w:color w:val="0000FF"/>
          <w:sz w:val="20"/>
          <w:szCs w:val="20"/>
          <w:lang w:eastAsia="en-US"/>
        </w:rPr>
        <w:t>It</w:t>
      </w:r>
      <w:r w:rsidRPr="00AC5072">
        <w:rPr>
          <w:rFonts w:ascii="Verdana" w:eastAsia="Times New Roman" w:hAnsi="Verdana" w:cs="Times New Roman"/>
          <w:i/>
          <w:iCs/>
          <w:color w:val="0000FF"/>
          <w:sz w:val="20"/>
          <w:szCs w:val="20"/>
          <w:lang w:eastAsia="en-US"/>
        </w:rPr>
        <w:t>em OK</w:t>
      </w:r>
      <w:r>
        <w:t xml:space="preserve"> and then the little box</w:t>
      </w:r>
    </w:p>
    <w:p w:rsidR="00D63FA5" w:rsidRDefault="00AC5072" w:rsidP="00D63FA5">
      <w:pPr>
        <w:pStyle w:val="ListParagraph"/>
        <w:tabs>
          <w:tab w:val="left" w:pos="1275"/>
        </w:tabs>
      </w:pPr>
      <w:r>
        <w:rPr>
          <w:noProof/>
        </w:rPr>
        <mc:AlternateContent>
          <mc:Choice Requires="wps">
            <w:drawing>
              <wp:anchor distT="0" distB="0" distL="114300" distR="114300" simplePos="0" relativeHeight="251798528" behindDoc="0" locked="0" layoutInCell="1" allowOverlap="1" wp14:anchorId="582BFB72" wp14:editId="2A5A1D48">
                <wp:simplePos x="0" y="0"/>
                <wp:positionH relativeFrom="column">
                  <wp:posOffset>2424023</wp:posOffset>
                </wp:positionH>
                <wp:positionV relativeFrom="paragraph">
                  <wp:posOffset>18547</wp:posOffset>
                </wp:positionV>
                <wp:extent cx="2613803" cy="301888"/>
                <wp:effectExtent l="38100" t="0" r="15240" b="79375"/>
                <wp:wrapNone/>
                <wp:docPr id="23" name="Straight Arrow Connector 23"/>
                <wp:cNvGraphicFramePr/>
                <a:graphic xmlns:a="http://schemas.openxmlformats.org/drawingml/2006/main">
                  <a:graphicData uri="http://schemas.microsoft.com/office/word/2010/wordprocessingShape">
                    <wps:wsp>
                      <wps:cNvCnPr/>
                      <wps:spPr>
                        <a:xfrm flipH="1">
                          <a:off x="0" y="0"/>
                          <a:ext cx="2613803" cy="301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9D3D6" id="Straight Arrow Connector 23" o:spid="_x0000_s1026" type="#_x0000_t32" style="position:absolute;margin-left:190.85pt;margin-top:1.45pt;width:205.8pt;height:23.7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" strokecolor="black [3200]" strokeweight=".5pt">
                <v:stroke endarrow="block" joinstyle="miter"/>
              </v:shape>
            </w:pict>
          </mc:Fallback>
        </mc:AlternateContent>
      </w:r>
      <w:r w:rsidR="00D63FA5">
        <w:rPr>
          <w:noProof/>
        </w:rPr>
        <w:drawing>
          <wp:anchor distT="0" distB="0" distL="114300" distR="114300" simplePos="0" relativeHeight="251728896" behindDoc="1" locked="0" layoutInCell="1" allowOverlap="1" wp14:anchorId="1F55F570" wp14:editId="3FB5858E">
            <wp:simplePos x="0" y="0"/>
            <wp:positionH relativeFrom="margin">
              <wp:posOffset>-676275</wp:posOffset>
            </wp:positionH>
            <wp:positionV relativeFrom="paragraph">
              <wp:posOffset>269875</wp:posOffset>
            </wp:positionV>
            <wp:extent cx="7086600" cy="213995"/>
            <wp:effectExtent l="0" t="0" r="0" b="0"/>
            <wp:wrapTight wrapText="bothSides">
              <wp:wrapPolygon edited="0">
                <wp:start x="0" y="0"/>
                <wp:lineTo x="0" y="19228"/>
                <wp:lineTo x="21542" y="19228"/>
                <wp:lineTo x="2154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086600" cy="213995"/>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pStyle w:val="ListParagraph"/>
        <w:numPr>
          <w:ilvl w:val="0"/>
          <w:numId w:val="41"/>
        </w:numPr>
        <w:tabs>
          <w:tab w:val="left" w:pos="1725"/>
        </w:tabs>
      </w:pPr>
      <w:r>
        <w:rPr>
          <w:noProof/>
        </w:rPr>
        <w:lastRenderedPageBreak/>
        <w:drawing>
          <wp:anchor distT="0" distB="0" distL="114300" distR="114300" simplePos="0" relativeHeight="251730944" behindDoc="1" locked="0" layoutInCell="1" allowOverlap="1" wp14:anchorId="31D17772" wp14:editId="4BE0289B">
            <wp:simplePos x="0" y="0"/>
            <wp:positionH relativeFrom="margin">
              <wp:posOffset>-352425</wp:posOffset>
            </wp:positionH>
            <wp:positionV relativeFrom="paragraph">
              <wp:posOffset>352425</wp:posOffset>
            </wp:positionV>
            <wp:extent cx="520065" cy="419100"/>
            <wp:effectExtent l="0" t="0" r="0" b="0"/>
            <wp:wrapTight wrapText="bothSides">
              <wp:wrapPolygon edited="0">
                <wp:start x="0" y="0"/>
                <wp:lineTo x="0" y="20618"/>
                <wp:lineTo x="20571" y="20618"/>
                <wp:lineTo x="20571"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0065" cy="419100"/>
                    </a:xfrm>
                    <a:prstGeom prst="rect">
                      <a:avLst/>
                    </a:prstGeom>
                  </pic:spPr>
                </pic:pic>
              </a:graphicData>
            </a:graphic>
            <wp14:sizeRelH relativeFrom="page">
              <wp14:pctWidth>0</wp14:pctWidth>
            </wp14:sizeRelH>
            <wp14:sizeRelV relativeFrom="page">
              <wp14:pctHeight>0</wp14:pctHeight>
            </wp14:sizeRelV>
          </wp:anchor>
        </w:drawing>
      </w:r>
      <w:r>
        <w:t>click</w:t>
      </w:r>
      <w:r w:rsidR="00AC5072">
        <w:rPr>
          <w:rFonts w:ascii="Verdana" w:eastAsia="Times New Roman" w:hAnsi="Verdana" w:cs="Times New Roman"/>
          <w:i/>
          <w:iCs/>
          <w:color w:val="0000FF"/>
          <w:sz w:val="20"/>
          <w:szCs w:val="20"/>
          <w:lang w:eastAsia="en-US"/>
        </w:rPr>
        <w:t xml:space="preserve"> Sa</w:t>
      </w:r>
      <w:r w:rsidRPr="00AC5072">
        <w:rPr>
          <w:rFonts w:ascii="Verdana" w:eastAsia="Times New Roman" w:hAnsi="Verdana" w:cs="Times New Roman"/>
          <w:i/>
          <w:iCs/>
          <w:color w:val="0000FF"/>
          <w:sz w:val="20"/>
          <w:szCs w:val="20"/>
          <w:lang w:eastAsia="en-US"/>
        </w:rPr>
        <w:t>ve</w:t>
      </w:r>
      <w:r>
        <w:t xml:space="preserve"> and the new GR will appear on the bottom left of the screen</w:t>
      </w:r>
    </w:p>
    <w:p w:rsidR="00D63FA5" w:rsidRDefault="00D63FA5" w:rsidP="00D63FA5">
      <w:pPr>
        <w:tabs>
          <w:tab w:val="left" w:pos="1725"/>
        </w:tabs>
      </w:pPr>
    </w:p>
    <w:p w:rsidR="00D63FA5" w:rsidRDefault="00D63FA5" w:rsidP="00D63FA5">
      <w:pPr>
        <w:tabs>
          <w:tab w:val="left" w:pos="1725"/>
        </w:tabs>
        <w:rPr>
          <w:b/>
        </w:rPr>
      </w:pPr>
      <w:r w:rsidRPr="00B14A6A">
        <w:rPr>
          <w:b/>
        </w:rPr>
        <w:t xml:space="preserve">***** MAKE SURE TO CHANGE 102 </w:t>
      </w:r>
      <w:r w:rsidR="00CE3237">
        <w:rPr>
          <w:b/>
        </w:rPr>
        <w:t xml:space="preserve">BACK </w:t>
      </w:r>
      <w:r w:rsidRPr="00B14A6A">
        <w:rPr>
          <w:b/>
        </w:rPr>
        <w:t>TO 101 *****</w:t>
      </w:r>
    </w:p>
    <w:p w:rsidR="00AC5072" w:rsidRDefault="00AC5072" w:rsidP="00D63FA5">
      <w:pPr>
        <w:tabs>
          <w:tab w:val="left" w:pos="1725"/>
        </w:tabs>
        <w:rPr>
          <w:b/>
        </w:rPr>
      </w:pPr>
    </w:p>
    <w:p w:rsidR="00AC5072" w:rsidRDefault="00AC5072" w:rsidP="00D63FA5">
      <w:pPr>
        <w:tabs>
          <w:tab w:val="left" w:pos="1725"/>
        </w:tabs>
        <w:rPr>
          <w:b/>
        </w:rPr>
      </w:pPr>
    </w:p>
    <w:p w:rsidR="00AC5072" w:rsidRDefault="00AC5072" w:rsidP="00D63FA5">
      <w:pPr>
        <w:tabs>
          <w:tab w:val="left" w:pos="1725"/>
        </w:tabs>
        <w:rPr>
          <w:b/>
        </w:rPr>
      </w:pPr>
    </w:p>
    <w:p w:rsidR="00AC5072" w:rsidRDefault="00AC5072" w:rsidP="00D63FA5">
      <w:pPr>
        <w:tabs>
          <w:tab w:val="left" w:pos="1725"/>
        </w:tabs>
        <w:rPr>
          <w:b/>
        </w:rPr>
      </w:pPr>
    </w:p>
    <w:p w:rsidR="00AC5072" w:rsidRDefault="00AC5072" w:rsidP="00D63FA5">
      <w:pPr>
        <w:tabs>
          <w:tab w:val="left" w:pos="1725"/>
        </w:tabs>
        <w:rPr>
          <w:b/>
        </w:rPr>
      </w:pPr>
    </w:p>
    <w:p w:rsidR="00D63FA5" w:rsidRDefault="00D63FA5" w:rsidP="00D63FA5">
      <w:pPr>
        <w:tabs>
          <w:tab w:val="left" w:pos="1725"/>
        </w:tabs>
        <w:rPr>
          <w:b/>
          <w:u w:val="single"/>
        </w:rPr>
      </w:pPr>
      <w:r w:rsidRPr="00B65E9A">
        <w:rPr>
          <w:b/>
          <w:highlight w:val="yellow"/>
          <w:u w:val="single"/>
        </w:rPr>
        <w:t>FBL1N</w:t>
      </w:r>
    </w:p>
    <w:p w:rsidR="006D269C" w:rsidRPr="00CD5E80" w:rsidRDefault="006D269C" w:rsidP="00D63FA5">
      <w:pPr>
        <w:tabs>
          <w:tab w:val="left" w:pos="1725"/>
        </w:tabs>
        <w:rPr>
          <w:b/>
          <w:u w:val="single"/>
        </w:rPr>
      </w:pPr>
    </w:p>
    <w:p w:rsidR="00D63FA5" w:rsidRPr="00E861EB" w:rsidRDefault="00D63FA5" w:rsidP="00D63FA5">
      <w:pPr>
        <w:tabs>
          <w:tab w:val="left" w:pos="1725"/>
        </w:tabs>
        <w:rPr>
          <w:b/>
          <w:color w:val="FF0000"/>
          <w:u w:val="single"/>
        </w:rPr>
      </w:pPr>
      <w:r w:rsidRPr="00C93FBD">
        <w:rPr>
          <w:b/>
          <w:highlight w:val="yellow"/>
          <w:u w:val="single"/>
        </w:rPr>
        <w:t>How to find a check number</w:t>
      </w:r>
      <w:r w:rsidRPr="00C93FBD">
        <w:rPr>
          <w:b/>
          <w:u w:val="single"/>
        </w:rPr>
        <w:t xml:space="preserve"> </w:t>
      </w:r>
      <w:r w:rsidR="004317EC" w:rsidRPr="00E861EB">
        <w:rPr>
          <w:b/>
          <w:u w:val="single"/>
        </w:rPr>
        <w:t xml:space="preserve"> </w:t>
      </w:r>
      <w:r w:rsidR="004317EC" w:rsidRPr="00E861EB">
        <w:rPr>
          <w:u w:val="single"/>
        </w:rPr>
        <w:t>(This requires special authorization – not everyone can do this)</w:t>
      </w:r>
    </w:p>
    <w:p w:rsidR="00CE3237" w:rsidRPr="00C93FBD" w:rsidRDefault="00CE3237" w:rsidP="00D63FA5">
      <w:pPr>
        <w:tabs>
          <w:tab w:val="left" w:pos="1725"/>
        </w:tabs>
        <w:rPr>
          <w:b/>
          <w:u w:val="single"/>
        </w:rPr>
      </w:pPr>
    </w:p>
    <w:p w:rsidR="00D63FA5" w:rsidRPr="00C93FBD" w:rsidRDefault="00D63FA5" w:rsidP="00D63FA5">
      <w:pPr>
        <w:pStyle w:val="ListParagraph"/>
        <w:numPr>
          <w:ilvl w:val="0"/>
          <w:numId w:val="41"/>
        </w:numPr>
        <w:tabs>
          <w:tab w:val="left" w:pos="1725"/>
        </w:tabs>
        <w:rPr>
          <w:color w:val="FF0000"/>
        </w:rPr>
      </w:pPr>
      <w:r w:rsidRPr="00C93FBD">
        <w:rPr>
          <w:noProof/>
        </w:rPr>
        <w:drawing>
          <wp:anchor distT="0" distB="0" distL="114300" distR="114300" simplePos="0" relativeHeight="251731968" behindDoc="1" locked="0" layoutInCell="1" allowOverlap="1" wp14:anchorId="71829421" wp14:editId="39799D51">
            <wp:simplePos x="0" y="0"/>
            <wp:positionH relativeFrom="column">
              <wp:posOffset>-676275</wp:posOffset>
            </wp:positionH>
            <wp:positionV relativeFrom="paragraph">
              <wp:posOffset>200025</wp:posOffset>
            </wp:positionV>
            <wp:extent cx="5724525" cy="342900"/>
            <wp:effectExtent l="0" t="0" r="9525" b="0"/>
            <wp:wrapTight wrapText="bothSides">
              <wp:wrapPolygon edited="0">
                <wp:start x="0" y="0"/>
                <wp:lineTo x="0" y="20400"/>
                <wp:lineTo x="21564" y="20400"/>
                <wp:lineTo x="215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24525" cy="342900"/>
                    </a:xfrm>
                    <a:prstGeom prst="rect">
                      <a:avLst/>
                    </a:prstGeom>
                  </pic:spPr>
                </pic:pic>
              </a:graphicData>
            </a:graphic>
            <wp14:sizeRelH relativeFrom="page">
              <wp14:pctWidth>0</wp14:pctWidth>
            </wp14:sizeRelH>
            <wp14:sizeRelV relativeFrom="page">
              <wp14:pctHeight>0</wp14:pctHeight>
            </wp14:sizeRelV>
          </wp:anchor>
        </w:drawing>
      </w:r>
      <w:r w:rsidRPr="00C93FBD">
        <w:t xml:space="preserve">Type in </w:t>
      </w:r>
      <w:r w:rsidRPr="0033631E">
        <w:rPr>
          <w:rFonts w:ascii="Verdana" w:eastAsia="Times New Roman" w:hAnsi="Verdana" w:cs="Times New Roman"/>
          <w:i/>
          <w:iCs/>
          <w:color w:val="0000FF"/>
          <w:sz w:val="20"/>
          <w:szCs w:val="20"/>
          <w:lang w:eastAsia="en-US"/>
        </w:rPr>
        <w:t xml:space="preserve">FBL1N </w:t>
      </w:r>
      <w:r w:rsidRPr="00C93FBD">
        <w:t>and click enter</w:t>
      </w:r>
      <w:r w:rsidRPr="00C93FBD">
        <w:rPr>
          <w:color w:val="FF0000"/>
        </w:rPr>
        <w:t xml:space="preserve"> </w:t>
      </w:r>
    </w:p>
    <w:p w:rsidR="00D63FA5" w:rsidRDefault="00D63FA5" w:rsidP="00D63FA5">
      <w:pPr>
        <w:tabs>
          <w:tab w:val="left" w:pos="1725"/>
        </w:tabs>
        <w:rPr>
          <w:b/>
          <w:color w:val="FF0000"/>
        </w:rPr>
      </w:pPr>
    </w:p>
    <w:p w:rsidR="00CE3237" w:rsidRDefault="00CE3237" w:rsidP="00D63FA5">
      <w:pPr>
        <w:pStyle w:val="ListParagraph"/>
        <w:numPr>
          <w:ilvl w:val="0"/>
          <w:numId w:val="41"/>
        </w:numPr>
      </w:pPr>
    </w:p>
    <w:p w:rsidR="00CE3237" w:rsidRDefault="00CE3237" w:rsidP="00CE3237">
      <w:pPr>
        <w:pStyle w:val="ListParagraph"/>
      </w:pPr>
    </w:p>
    <w:p w:rsidR="00D63FA5" w:rsidRPr="00C93FBD" w:rsidRDefault="00D63FA5" w:rsidP="00D63FA5">
      <w:pPr>
        <w:pStyle w:val="ListParagraph"/>
        <w:numPr>
          <w:ilvl w:val="0"/>
          <w:numId w:val="41"/>
        </w:numPr>
      </w:pPr>
      <w:r>
        <w:rPr>
          <w:noProof/>
        </w:rPr>
        <w:drawing>
          <wp:anchor distT="0" distB="0" distL="114300" distR="114300" simplePos="0" relativeHeight="251732992" behindDoc="1" locked="0" layoutInCell="1" allowOverlap="1" wp14:anchorId="0994F27D" wp14:editId="32275285">
            <wp:simplePos x="0" y="0"/>
            <wp:positionH relativeFrom="column">
              <wp:posOffset>-733425</wp:posOffset>
            </wp:positionH>
            <wp:positionV relativeFrom="paragraph">
              <wp:posOffset>248285</wp:posOffset>
            </wp:positionV>
            <wp:extent cx="3200400" cy="885825"/>
            <wp:effectExtent l="0" t="0" r="0" b="9525"/>
            <wp:wrapTight wrapText="bothSides">
              <wp:wrapPolygon edited="0">
                <wp:start x="0" y="0"/>
                <wp:lineTo x="0" y="21368"/>
                <wp:lineTo x="21471" y="21368"/>
                <wp:lineTo x="2147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00400" cy="885825"/>
                    </a:xfrm>
                    <a:prstGeom prst="rect">
                      <a:avLst/>
                    </a:prstGeom>
                  </pic:spPr>
                </pic:pic>
              </a:graphicData>
            </a:graphic>
            <wp14:sizeRelH relativeFrom="page">
              <wp14:pctWidth>0</wp14:pctWidth>
            </wp14:sizeRelH>
            <wp14:sizeRelV relativeFrom="page">
              <wp14:pctHeight>0</wp14:pctHeight>
            </wp14:sizeRelV>
          </wp:anchor>
        </w:drawing>
      </w:r>
      <w:r>
        <w:t xml:space="preserve">Type in the vendor # in the </w:t>
      </w:r>
      <w:r w:rsidRPr="0033631E">
        <w:rPr>
          <w:rFonts w:ascii="Verdana" w:eastAsia="Times New Roman" w:hAnsi="Verdana" w:cs="Times New Roman"/>
          <w:i/>
          <w:iCs/>
          <w:color w:val="0000FF"/>
          <w:sz w:val="20"/>
          <w:szCs w:val="20"/>
          <w:lang w:eastAsia="en-US"/>
        </w:rPr>
        <w:t>Vendor account line</w:t>
      </w:r>
    </w:p>
    <w:p w:rsidR="00D63FA5" w:rsidRPr="00C93FBD" w:rsidRDefault="00D63FA5" w:rsidP="00D63FA5"/>
    <w:p w:rsidR="00D63FA5" w:rsidRPr="00C93FBD" w:rsidRDefault="00D63FA5" w:rsidP="00D63FA5"/>
    <w:p w:rsidR="00D63FA5" w:rsidRDefault="00D63FA5" w:rsidP="00D63FA5"/>
    <w:p w:rsidR="00D63FA5" w:rsidRDefault="00D63FA5" w:rsidP="00D63FA5"/>
    <w:p w:rsidR="00D63FA5" w:rsidRPr="00C93FBD" w:rsidRDefault="00D63FA5" w:rsidP="00D63FA5">
      <w:pPr>
        <w:pStyle w:val="ListParagraph"/>
        <w:numPr>
          <w:ilvl w:val="0"/>
          <w:numId w:val="41"/>
        </w:numPr>
      </w:pPr>
      <w:r>
        <w:rPr>
          <w:noProof/>
        </w:rPr>
        <w:drawing>
          <wp:anchor distT="0" distB="0" distL="114300" distR="114300" simplePos="0" relativeHeight="251734016" behindDoc="1" locked="0" layoutInCell="1" allowOverlap="1" wp14:anchorId="29957922" wp14:editId="6654C565">
            <wp:simplePos x="0" y="0"/>
            <wp:positionH relativeFrom="column">
              <wp:posOffset>-762000</wp:posOffset>
            </wp:positionH>
            <wp:positionV relativeFrom="paragraph">
              <wp:posOffset>276860</wp:posOffset>
            </wp:positionV>
            <wp:extent cx="5572125" cy="647700"/>
            <wp:effectExtent l="0" t="0" r="9525" b="0"/>
            <wp:wrapTight wrapText="bothSides">
              <wp:wrapPolygon edited="0">
                <wp:start x="0" y="0"/>
                <wp:lineTo x="0" y="20965"/>
                <wp:lineTo x="21563" y="20965"/>
                <wp:lineTo x="2156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572125" cy="647700"/>
                    </a:xfrm>
                    <a:prstGeom prst="rect">
                      <a:avLst/>
                    </a:prstGeom>
                  </pic:spPr>
                </pic:pic>
              </a:graphicData>
            </a:graphic>
            <wp14:sizeRelH relativeFrom="page">
              <wp14:pctWidth>0</wp14:pctWidth>
            </wp14:sizeRelH>
            <wp14:sizeRelV relativeFrom="page">
              <wp14:pctHeight>0</wp14:pctHeight>
            </wp14:sizeRelV>
          </wp:anchor>
        </w:drawing>
      </w:r>
      <w:r>
        <w:t xml:space="preserve">Click the circle that says </w:t>
      </w:r>
      <w:r w:rsidRPr="0033631E">
        <w:rPr>
          <w:rFonts w:ascii="Verdana" w:eastAsia="Times New Roman" w:hAnsi="Verdana" w:cs="Times New Roman"/>
          <w:i/>
          <w:iCs/>
          <w:color w:val="0000FF"/>
          <w:sz w:val="20"/>
          <w:szCs w:val="20"/>
          <w:lang w:eastAsia="en-US"/>
        </w:rPr>
        <w:t>All Items</w:t>
      </w:r>
      <w:r>
        <w:t xml:space="preserve"> </w:t>
      </w:r>
    </w:p>
    <w:p w:rsidR="00D63FA5" w:rsidRPr="00C93FBD" w:rsidRDefault="00D63FA5" w:rsidP="00D63FA5"/>
    <w:p w:rsidR="00D63FA5" w:rsidRDefault="00D63FA5" w:rsidP="00D63FA5"/>
    <w:p w:rsidR="00D63FA5" w:rsidRDefault="00D63FA5" w:rsidP="00D63FA5"/>
    <w:p w:rsidR="00CE3237" w:rsidRDefault="00CE3237" w:rsidP="00CE3237"/>
    <w:p w:rsidR="00CE3237" w:rsidRDefault="00CE3237" w:rsidP="00CE3237">
      <w:r>
        <w:rPr>
          <w:noProof/>
          <w:lang w:eastAsia="ja-JP"/>
        </w:rPr>
        <w:drawing>
          <wp:anchor distT="0" distB="0" distL="114300" distR="114300" simplePos="0" relativeHeight="251735040" behindDoc="1" locked="0" layoutInCell="1" allowOverlap="1" wp14:anchorId="06B02B0D" wp14:editId="2F703983">
            <wp:simplePos x="0" y="0"/>
            <wp:positionH relativeFrom="column">
              <wp:posOffset>-192307</wp:posOffset>
            </wp:positionH>
            <wp:positionV relativeFrom="paragraph">
              <wp:posOffset>165520</wp:posOffset>
            </wp:positionV>
            <wp:extent cx="342900" cy="333375"/>
            <wp:effectExtent l="0" t="0" r="0" b="9525"/>
            <wp:wrapTight wrapText="bothSides">
              <wp:wrapPolygon edited="0">
                <wp:start x="0" y="0"/>
                <wp:lineTo x="0" y="20983"/>
                <wp:lineTo x="20400" y="20983"/>
                <wp:lineTo x="2040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14:sizeRelH relativeFrom="page">
              <wp14:pctWidth>0</wp14:pctWidth>
            </wp14:sizeRelH>
            <wp14:sizeRelV relativeFrom="page">
              <wp14:pctHeight>0</wp14:pctHeight>
            </wp14:sizeRelV>
          </wp:anchor>
        </w:drawing>
      </w:r>
    </w:p>
    <w:p w:rsidR="00D63FA5" w:rsidRDefault="00CE3237" w:rsidP="00CE3237">
      <w:pPr>
        <w:pStyle w:val="ListParagraph"/>
        <w:numPr>
          <w:ilvl w:val="0"/>
          <w:numId w:val="41"/>
        </w:numPr>
      </w:pPr>
      <w:r>
        <w:rPr>
          <w:noProof/>
        </w:rPr>
        <mc:AlternateContent>
          <mc:Choice Requires="wps">
            <w:drawing>
              <wp:anchor distT="0" distB="0" distL="114300" distR="114300" simplePos="0" relativeHeight="251737088" behindDoc="0" locked="0" layoutInCell="1" allowOverlap="1" wp14:anchorId="27F3179F" wp14:editId="33DDFE43">
                <wp:simplePos x="0" y="0"/>
                <wp:positionH relativeFrom="column">
                  <wp:posOffset>6460907</wp:posOffset>
                </wp:positionH>
                <wp:positionV relativeFrom="paragraph">
                  <wp:posOffset>171968</wp:posOffset>
                </wp:positionV>
                <wp:extent cx="45719" cy="561975"/>
                <wp:effectExtent l="38100" t="0" r="50165" b="47625"/>
                <wp:wrapNone/>
                <wp:docPr id="50" name="Straight Arrow Connector 50"/>
                <wp:cNvGraphicFramePr/>
                <a:graphic xmlns:a="http://schemas.openxmlformats.org/drawingml/2006/main">
                  <a:graphicData uri="http://schemas.microsoft.com/office/word/2010/wordprocessingShape">
                    <wps:wsp>
                      <wps:cNvCnPr/>
                      <wps:spPr>
                        <a:xfrm flipH="1">
                          <a:off x="0" y="0"/>
                          <a:ext cx="45719"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ECB7" id="Straight Arrow Connector 50" o:spid="_x0000_s1026" type="#_x0000_t32" style="position:absolute;margin-left:508.75pt;margin-top:13.55pt;width:3.6pt;height:44.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" strokecolor="black [3200]" strokeweight=".5pt">
                <v:stroke endarrow="block" joinstyle="miter"/>
              </v:shape>
            </w:pict>
          </mc:Fallback>
        </mc:AlternateContent>
      </w:r>
      <w:r w:rsidR="00D63FA5">
        <w:t xml:space="preserve">Click the </w:t>
      </w:r>
      <w:r w:rsidR="00D63FA5" w:rsidRPr="0033631E">
        <w:rPr>
          <w:rFonts w:ascii="Verdana" w:eastAsia="Times New Roman" w:hAnsi="Verdana" w:cs="Times New Roman"/>
          <w:i/>
          <w:iCs/>
          <w:color w:val="0000FF"/>
          <w:sz w:val="20"/>
          <w:szCs w:val="20"/>
          <w:lang w:eastAsia="en-US"/>
        </w:rPr>
        <w:t>clock</w:t>
      </w:r>
      <w:r w:rsidR="00D63FA5">
        <w:t xml:space="preserve"> in the top left corner</w:t>
      </w:r>
    </w:p>
    <w:p w:rsidR="00D63FA5" w:rsidRDefault="00D63FA5" w:rsidP="00D63FA5"/>
    <w:p w:rsidR="00CE17FE" w:rsidRDefault="00D63FA5" w:rsidP="00CE17FE">
      <w:pPr>
        <w:pStyle w:val="ListParagraph"/>
        <w:numPr>
          <w:ilvl w:val="0"/>
          <w:numId w:val="41"/>
        </w:numPr>
      </w:pPr>
      <w:r w:rsidRPr="00462154">
        <w:t>Scroll down until you find the amount/ IR / Reference# (Invoice #) you are looking for</w:t>
      </w:r>
      <w:r>
        <w:t xml:space="preserve"> </w:t>
      </w:r>
      <w:r w:rsidR="00CE17FE">
        <w:t>and double click on it to open it</w:t>
      </w:r>
    </w:p>
    <w:p w:rsidR="00B65E9A" w:rsidRDefault="00CE17FE" w:rsidP="00D63FA5">
      <w:pPr>
        <w:rPr>
          <w:b/>
          <w:highlight w:val="yellow"/>
          <w:u w:val="single"/>
        </w:rPr>
      </w:pPr>
      <w:r w:rsidRPr="00462154">
        <w:rPr>
          <w:noProof/>
          <w:lang w:eastAsia="ja-JP"/>
        </w:rPr>
        <w:drawing>
          <wp:anchor distT="0" distB="0" distL="114300" distR="114300" simplePos="0" relativeHeight="251736064" behindDoc="1" locked="0" layoutInCell="1" allowOverlap="1" wp14:anchorId="07D26B65" wp14:editId="2E6EAAFA">
            <wp:simplePos x="0" y="0"/>
            <wp:positionH relativeFrom="column">
              <wp:posOffset>-819150</wp:posOffset>
            </wp:positionH>
            <wp:positionV relativeFrom="paragraph">
              <wp:posOffset>236855</wp:posOffset>
            </wp:positionV>
            <wp:extent cx="7458075" cy="409575"/>
            <wp:effectExtent l="0" t="0" r="9525" b="9525"/>
            <wp:wrapTight wrapText="bothSides">
              <wp:wrapPolygon edited="0">
                <wp:start x="0" y="0"/>
                <wp:lineTo x="0" y="21098"/>
                <wp:lineTo x="21572" y="21098"/>
                <wp:lineTo x="21572"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458075" cy="409575"/>
                    </a:xfrm>
                    <a:prstGeom prst="rect">
                      <a:avLst/>
                    </a:prstGeom>
                  </pic:spPr>
                </pic:pic>
              </a:graphicData>
            </a:graphic>
            <wp14:sizeRelH relativeFrom="page">
              <wp14:pctWidth>0</wp14:pctWidth>
            </wp14:sizeRelH>
            <wp14:sizeRelV relativeFrom="page">
              <wp14:pctHeight>0</wp14:pctHeight>
            </wp14:sizeRelV>
          </wp:anchor>
        </w:drawing>
      </w:r>
    </w:p>
    <w:p w:rsidR="00B65E9A" w:rsidRDefault="00B65E9A" w:rsidP="00D63FA5">
      <w:pPr>
        <w:rPr>
          <w:b/>
          <w:highlight w:val="yellow"/>
          <w:u w:val="single"/>
        </w:rPr>
      </w:pPr>
    </w:p>
    <w:p w:rsidR="00CE17FE" w:rsidRDefault="00CE17FE" w:rsidP="00D63FA5">
      <w:pPr>
        <w:rPr>
          <w:b/>
          <w:highlight w:val="yellow"/>
          <w:u w:val="single"/>
        </w:rPr>
      </w:pPr>
    </w:p>
    <w:p w:rsidR="00B65E9A" w:rsidRDefault="00B65E9A" w:rsidP="00D63FA5">
      <w:pPr>
        <w:rPr>
          <w:b/>
          <w:highlight w:val="yellow"/>
          <w:u w:val="single"/>
        </w:rPr>
      </w:pPr>
    </w:p>
    <w:p w:rsidR="00811CB6" w:rsidRDefault="00811CB6" w:rsidP="00D63FA5">
      <w:pPr>
        <w:rPr>
          <w:b/>
          <w:highlight w:val="yellow"/>
          <w:u w:val="single"/>
        </w:rPr>
      </w:pPr>
    </w:p>
    <w:p w:rsidR="00D63FA5" w:rsidRDefault="00D63FA5" w:rsidP="00D63FA5">
      <w:pPr>
        <w:rPr>
          <w:b/>
          <w:u w:val="single"/>
        </w:rPr>
      </w:pPr>
      <w:r w:rsidRPr="00EE195C">
        <w:rPr>
          <w:b/>
          <w:highlight w:val="yellow"/>
          <w:u w:val="single"/>
        </w:rPr>
        <w:lastRenderedPageBreak/>
        <w:t>How to find if the check was cashed</w:t>
      </w:r>
    </w:p>
    <w:p w:rsidR="00AB024D" w:rsidRDefault="00AB024D" w:rsidP="00D63FA5">
      <w:pPr>
        <w:rPr>
          <w:b/>
          <w:u w:val="single"/>
        </w:rPr>
      </w:pPr>
    </w:p>
    <w:p w:rsidR="00D63FA5" w:rsidRPr="00295602" w:rsidRDefault="00AB024D" w:rsidP="00D63FA5">
      <w:pPr>
        <w:tabs>
          <w:tab w:val="left" w:pos="900"/>
        </w:tabs>
      </w:pPr>
      <w:r>
        <w:rPr>
          <w:noProof/>
          <w:lang w:eastAsia="ja-JP"/>
        </w:rPr>
        <w:drawing>
          <wp:anchor distT="0" distB="0" distL="114300" distR="114300" simplePos="0" relativeHeight="251738112" behindDoc="1" locked="0" layoutInCell="1" allowOverlap="1" wp14:anchorId="1EFBB54E" wp14:editId="39672BB5">
            <wp:simplePos x="0" y="0"/>
            <wp:positionH relativeFrom="margin">
              <wp:posOffset>2525024</wp:posOffset>
            </wp:positionH>
            <wp:positionV relativeFrom="paragraph">
              <wp:posOffset>144517</wp:posOffset>
            </wp:positionV>
            <wp:extent cx="3541649" cy="2257425"/>
            <wp:effectExtent l="0" t="0" r="1905" b="0"/>
            <wp:wrapTight wrapText="bothSides">
              <wp:wrapPolygon edited="0">
                <wp:start x="0" y="0"/>
                <wp:lineTo x="0" y="21327"/>
                <wp:lineTo x="21495" y="21327"/>
                <wp:lineTo x="21495"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541649" cy="2257425"/>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pStyle w:val="ListParagraph"/>
        <w:numPr>
          <w:ilvl w:val="0"/>
          <w:numId w:val="41"/>
        </w:numPr>
      </w:pPr>
      <w:r>
        <w:t>Double cli</w:t>
      </w:r>
      <w:r w:rsidRPr="00C2240A">
        <w:t>ck</w:t>
      </w:r>
      <w:r w:rsidR="00BD725C">
        <w:t xml:space="preserve"> on</w:t>
      </w:r>
      <w:r w:rsidRPr="00C2240A">
        <w:t xml:space="preserve"> the check number</w:t>
      </w:r>
      <w:r>
        <w:t>, click “</w:t>
      </w:r>
      <w:r w:rsidRPr="00E1031D">
        <w:rPr>
          <w:rFonts w:ascii="Verdana" w:eastAsia="Times New Roman" w:hAnsi="Verdana" w:cs="Times New Roman"/>
          <w:i/>
          <w:iCs/>
          <w:color w:val="0000FF"/>
          <w:sz w:val="20"/>
          <w:szCs w:val="20"/>
          <w:lang w:eastAsia="en-US"/>
        </w:rPr>
        <w:t>environment</w:t>
      </w:r>
      <w:r>
        <w:t>” on the top banner, drop down and click “</w:t>
      </w:r>
      <w:r w:rsidRPr="00E1031D">
        <w:rPr>
          <w:rFonts w:ascii="Verdana" w:eastAsia="Times New Roman" w:hAnsi="Verdana" w:cs="Times New Roman"/>
          <w:i/>
          <w:iCs/>
          <w:color w:val="0000FF"/>
          <w:sz w:val="20"/>
          <w:szCs w:val="20"/>
          <w:lang w:eastAsia="en-US"/>
        </w:rPr>
        <w:t>check information</w:t>
      </w:r>
      <w:r>
        <w:t>”</w:t>
      </w:r>
    </w:p>
    <w:p w:rsidR="00D63FA5" w:rsidRPr="00C2240A" w:rsidRDefault="00D63FA5" w:rsidP="00D63FA5"/>
    <w:p w:rsidR="00D63FA5" w:rsidRPr="001E0DBD" w:rsidRDefault="00AB024D" w:rsidP="00D63FA5">
      <w:pPr>
        <w:pStyle w:val="ListParagraph"/>
        <w:rPr>
          <w:b/>
        </w:rPr>
      </w:pPr>
      <w:r>
        <w:rPr>
          <w:noProof/>
        </w:rPr>
        <mc:AlternateContent>
          <mc:Choice Requires="wps">
            <w:drawing>
              <wp:anchor distT="0" distB="0" distL="114300" distR="114300" simplePos="0" relativeHeight="251800576" behindDoc="0" locked="0" layoutInCell="1" allowOverlap="1" wp14:anchorId="4B1BB8E5" wp14:editId="01910881">
                <wp:simplePos x="0" y="0"/>
                <wp:positionH relativeFrom="margin">
                  <wp:posOffset>2139350</wp:posOffset>
                </wp:positionH>
                <wp:positionV relativeFrom="paragraph">
                  <wp:posOffset>88180</wp:posOffset>
                </wp:positionV>
                <wp:extent cx="1518249" cy="190057"/>
                <wp:effectExtent l="0" t="0" r="63500" b="76835"/>
                <wp:wrapNone/>
                <wp:docPr id="107" name="Straight Arrow Connector 107"/>
                <wp:cNvGraphicFramePr/>
                <a:graphic xmlns:a="http://schemas.openxmlformats.org/drawingml/2006/main">
                  <a:graphicData uri="http://schemas.microsoft.com/office/word/2010/wordprocessingShape">
                    <wps:wsp>
                      <wps:cNvCnPr/>
                      <wps:spPr>
                        <a:xfrm>
                          <a:off x="0" y="0"/>
                          <a:ext cx="1518249" cy="190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5EEDC" id="Straight Arrow Connector 107" o:spid="_x0000_s1026" type="#_x0000_t32" style="position:absolute;margin-left:168.45pt;margin-top:6.95pt;width:119.55pt;height:14.9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" strokecolor="black [3200]" strokeweight=".5pt">
                <v:stroke endarrow="block" joinstyle="miter"/>
                <w10:wrap anchorx="margin"/>
              </v:shape>
            </w:pict>
          </mc:Fallback>
        </mc:AlternateContent>
      </w:r>
      <w:r w:rsidR="001E0DBD" w:rsidRPr="001E0DBD">
        <w:rPr>
          <w:b/>
        </w:rPr>
        <w:t>Check was cashed on 1/9/18</w:t>
      </w:r>
    </w:p>
    <w:p w:rsidR="00D63FA5" w:rsidRPr="00610834" w:rsidRDefault="00D63FA5" w:rsidP="00D63FA5"/>
    <w:p w:rsidR="00C54E93" w:rsidRPr="00EA2BD9" w:rsidRDefault="00C54E93" w:rsidP="00C54E93">
      <w:pPr>
        <w:rPr>
          <w:color w:val="FF0000"/>
        </w:rPr>
      </w:pPr>
      <w:r w:rsidRPr="00C54E93">
        <w:rPr>
          <w:rFonts w:ascii="Verdana" w:hAnsi="Verdana"/>
          <w:i/>
          <w:iCs/>
          <w:color w:val="0000FF"/>
          <w:sz w:val="20"/>
          <w:szCs w:val="20"/>
        </w:rPr>
        <w:t>NOTE:</w:t>
      </w:r>
      <w:r>
        <w:t xml:space="preserve">  </w:t>
      </w:r>
      <w:r w:rsidRPr="00C54E93">
        <w:rPr>
          <w:rFonts w:asciiTheme="minorHAnsi" w:eastAsiaTheme="minorEastAsia" w:hAnsiTheme="minorHAnsi" w:cstheme="minorBidi"/>
          <w:sz w:val="24"/>
          <w:szCs w:val="24"/>
          <w:lang w:eastAsia="ja-JP"/>
        </w:rPr>
        <w:t>Payments made by ACH will have a clearing date instead of a check number and encashment date</w:t>
      </w:r>
    </w:p>
    <w:p w:rsidR="00D63FA5" w:rsidRPr="00610834" w:rsidRDefault="00D63FA5" w:rsidP="00D63FA5"/>
    <w:p w:rsidR="00D63FA5" w:rsidRDefault="00D63FA5"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AB024D" w:rsidRDefault="00AB024D" w:rsidP="00D63FA5">
      <w:pPr>
        <w:rPr>
          <w:b/>
          <w:u w:val="single"/>
        </w:rPr>
      </w:pPr>
    </w:p>
    <w:p w:rsidR="00E1031D" w:rsidRDefault="00E1031D" w:rsidP="00D63FA5">
      <w:pPr>
        <w:rPr>
          <w:b/>
          <w:u w:val="single"/>
        </w:rPr>
      </w:pPr>
    </w:p>
    <w:p w:rsidR="00E1031D" w:rsidRDefault="00E1031D" w:rsidP="00D63FA5">
      <w:pPr>
        <w:rPr>
          <w:b/>
          <w:u w:val="single"/>
        </w:rPr>
      </w:pPr>
    </w:p>
    <w:p w:rsidR="00E1031D" w:rsidRDefault="00E1031D" w:rsidP="00D63FA5">
      <w:pPr>
        <w:rPr>
          <w:b/>
          <w:u w:val="single"/>
        </w:rPr>
      </w:pPr>
    </w:p>
    <w:p w:rsidR="00E1031D" w:rsidRDefault="00E1031D" w:rsidP="00D63FA5">
      <w:pPr>
        <w:rPr>
          <w:b/>
          <w:u w:val="single"/>
        </w:rPr>
      </w:pPr>
    </w:p>
    <w:p w:rsidR="00E1031D" w:rsidRDefault="00E1031D" w:rsidP="00D63FA5">
      <w:pPr>
        <w:rPr>
          <w:b/>
          <w:u w:val="single"/>
        </w:rPr>
      </w:pPr>
    </w:p>
    <w:p w:rsidR="00E1031D" w:rsidRDefault="00E1031D" w:rsidP="00D63FA5">
      <w:pPr>
        <w:rPr>
          <w:b/>
          <w:u w:val="single"/>
        </w:rPr>
      </w:pPr>
    </w:p>
    <w:p w:rsidR="00F87A2F" w:rsidRDefault="00D63FA5" w:rsidP="00D63FA5">
      <w:pPr>
        <w:rPr>
          <w:b/>
          <w:u w:val="single"/>
        </w:rPr>
      </w:pPr>
      <w:r>
        <w:rPr>
          <w:noProof/>
          <w:lang w:eastAsia="ja-JP"/>
        </w:rPr>
        <w:drawing>
          <wp:anchor distT="0" distB="0" distL="114300" distR="114300" simplePos="0" relativeHeight="251740160" behindDoc="1" locked="0" layoutInCell="1" allowOverlap="1" wp14:anchorId="04BECD5D" wp14:editId="26D925EE">
            <wp:simplePos x="0" y="0"/>
            <wp:positionH relativeFrom="column">
              <wp:posOffset>-247650</wp:posOffset>
            </wp:positionH>
            <wp:positionV relativeFrom="paragraph">
              <wp:posOffset>295275</wp:posOffset>
            </wp:positionV>
            <wp:extent cx="1838325" cy="400050"/>
            <wp:effectExtent l="0" t="0" r="9525" b="0"/>
            <wp:wrapTight wrapText="bothSides">
              <wp:wrapPolygon edited="0">
                <wp:start x="0" y="0"/>
                <wp:lineTo x="0" y="20571"/>
                <wp:lineTo x="21488" y="20571"/>
                <wp:lineTo x="21488"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38325" cy="400050"/>
                    </a:xfrm>
                    <a:prstGeom prst="rect">
                      <a:avLst/>
                    </a:prstGeom>
                  </pic:spPr>
                </pic:pic>
              </a:graphicData>
            </a:graphic>
            <wp14:sizeRelH relativeFrom="page">
              <wp14:pctWidth>0</wp14:pctWidth>
            </wp14:sizeRelH>
            <wp14:sizeRelV relativeFrom="page">
              <wp14:pctHeight>0</wp14:pctHeight>
            </wp14:sizeRelV>
          </wp:anchor>
        </w:drawing>
      </w:r>
      <w:r>
        <w:rPr>
          <w:b/>
          <w:highlight w:val="yellow"/>
          <w:u w:val="single"/>
        </w:rPr>
        <w:t>FK03</w:t>
      </w:r>
      <w:r w:rsidRPr="00492C0C">
        <w:rPr>
          <w:b/>
          <w:highlight w:val="yellow"/>
          <w:u w:val="single"/>
        </w:rPr>
        <w:t>: How to find a vendor number with only the vendor name</w:t>
      </w:r>
    </w:p>
    <w:p w:rsidR="00F87A2F" w:rsidRDefault="003D20DB" w:rsidP="00D63FA5">
      <w:pPr>
        <w:rPr>
          <w:b/>
          <w:u w:val="single"/>
        </w:rPr>
      </w:pPr>
      <w:r>
        <w:rPr>
          <w:noProof/>
          <w:lang w:eastAsia="ja-JP"/>
        </w:rPr>
        <mc:AlternateContent>
          <mc:Choice Requires="wps">
            <w:drawing>
              <wp:anchor distT="0" distB="0" distL="114300" distR="114300" simplePos="0" relativeHeight="251743232" behindDoc="0" locked="0" layoutInCell="1" allowOverlap="1" wp14:anchorId="587BF435" wp14:editId="26546FC5">
                <wp:simplePos x="0" y="0"/>
                <wp:positionH relativeFrom="column">
                  <wp:posOffset>2514599</wp:posOffset>
                </wp:positionH>
                <wp:positionV relativeFrom="paragraph">
                  <wp:posOffset>18415</wp:posOffset>
                </wp:positionV>
                <wp:extent cx="895350" cy="1258570"/>
                <wp:effectExtent l="38100" t="0" r="19050" b="55880"/>
                <wp:wrapNone/>
                <wp:docPr id="99" name="Straight Arrow Connector 99"/>
                <wp:cNvGraphicFramePr/>
                <a:graphic xmlns:a="http://schemas.openxmlformats.org/drawingml/2006/main">
                  <a:graphicData uri="http://schemas.microsoft.com/office/word/2010/wordprocessingShape">
                    <wps:wsp>
                      <wps:cNvCnPr/>
                      <wps:spPr>
                        <a:xfrm flipH="1">
                          <a:off x="0" y="0"/>
                          <a:ext cx="895350" cy="1258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64A93" id="Straight Arrow Connector 99" o:spid="_x0000_s1026" type="#_x0000_t32" style="position:absolute;margin-left:198pt;margin-top:1.45pt;width:70.5pt;height:99.1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" strokecolor="black [3200]" strokeweight=".5pt">
                <v:stroke endarrow="block" joinstyle="miter"/>
              </v:shape>
            </w:pict>
          </mc:Fallback>
        </mc:AlternateContent>
      </w:r>
    </w:p>
    <w:p w:rsidR="00D63FA5" w:rsidRPr="00F87A2F" w:rsidRDefault="00F87A2F" w:rsidP="00D63FA5">
      <w:r w:rsidRPr="00F87A2F">
        <w:rPr>
          <w:b/>
        </w:rPr>
        <w:t>NOTE:</w:t>
      </w:r>
      <w:r w:rsidRPr="00F87A2F">
        <w:t xml:space="preserve">  </w:t>
      </w:r>
      <w:r>
        <w:t>T</w:t>
      </w:r>
      <w:r w:rsidRPr="00F87A2F">
        <w:t>here is</w:t>
      </w:r>
      <w:r w:rsidR="004317EC" w:rsidRPr="00F87A2F">
        <w:t xml:space="preserve"> usually more than one vendor # for the same vendor </w:t>
      </w:r>
      <w:r w:rsidRPr="00F87A2F">
        <w:t>name depending on the state.  Y</w:t>
      </w:r>
      <w:r w:rsidR="004317EC" w:rsidRPr="00F87A2F">
        <w:t xml:space="preserve">ou can confirm </w:t>
      </w:r>
      <w:r w:rsidRPr="00F87A2F">
        <w:t>you are picking the correct one by checking the zip code.</w:t>
      </w:r>
    </w:p>
    <w:p w:rsidR="00463B68" w:rsidRDefault="00463B68" w:rsidP="00D63FA5">
      <w:pPr>
        <w:rPr>
          <w:b/>
          <w:u w:val="single"/>
        </w:rPr>
      </w:pPr>
    </w:p>
    <w:p w:rsidR="00D63FA5" w:rsidRDefault="00D63FA5" w:rsidP="00D63FA5">
      <w:pPr>
        <w:rPr>
          <w:b/>
          <w:highlight w:val="yellow"/>
          <w:u w:val="single"/>
        </w:rPr>
      </w:pPr>
      <w:r>
        <w:rPr>
          <w:noProof/>
          <w:lang w:eastAsia="ja-JP"/>
        </w:rPr>
        <w:drawing>
          <wp:anchor distT="0" distB="0" distL="114300" distR="114300" simplePos="0" relativeHeight="251741184" behindDoc="1" locked="0" layoutInCell="1" allowOverlap="1" wp14:anchorId="62E67BDD" wp14:editId="3F2AA9F9">
            <wp:simplePos x="0" y="0"/>
            <wp:positionH relativeFrom="column">
              <wp:posOffset>1695450</wp:posOffset>
            </wp:positionH>
            <wp:positionV relativeFrom="paragraph">
              <wp:posOffset>76200</wp:posOffset>
            </wp:positionV>
            <wp:extent cx="419100" cy="314325"/>
            <wp:effectExtent l="0" t="0" r="0" b="9525"/>
            <wp:wrapTight wrapText="bothSides">
              <wp:wrapPolygon edited="0">
                <wp:start x="0" y="0"/>
                <wp:lineTo x="0" y="20945"/>
                <wp:lineTo x="20618" y="20945"/>
                <wp:lineTo x="2061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19100" cy="314325"/>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rPr>
          <w:b/>
          <w:highlight w:val="yellow"/>
          <w:u w:val="single"/>
        </w:rPr>
      </w:pPr>
      <w:r>
        <w:rPr>
          <w:noProof/>
          <w:lang w:eastAsia="ja-JP"/>
        </w:rPr>
        <w:drawing>
          <wp:anchor distT="0" distB="0" distL="114300" distR="114300" simplePos="0" relativeHeight="251742208" behindDoc="1" locked="0" layoutInCell="1" allowOverlap="1" wp14:anchorId="55BADDBE" wp14:editId="7CD9AF31">
            <wp:simplePos x="0" y="0"/>
            <wp:positionH relativeFrom="column">
              <wp:posOffset>-333375</wp:posOffset>
            </wp:positionH>
            <wp:positionV relativeFrom="paragraph">
              <wp:posOffset>266700</wp:posOffset>
            </wp:positionV>
            <wp:extent cx="2962275" cy="276225"/>
            <wp:effectExtent l="0" t="0" r="9525" b="9525"/>
            <wp:wrapTight wrapText="bothSides">
              <wp:wrapPolygon edited="0">
                <wp:start x="0" y="0"/>
                <wp:lineTo x="0" y="20855"/>
                <wp:lineTo x="21531" y="20855"/>
                <wp:lineTo x="215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962275" cy="276225"/>
                    </a:xfrm>
                    <a:prstGeom prst="rect">
                      <a:avLst/>
                    </a:prstGeom>
                  </pic:spPr>
                </pic:pic>
              </a:graphicData>
            </a:graphic>
          </wp:anchor>
        </w:drawing>
      </w:r>
    </w:p>
    <w:p w:rsidR="00D63FA5" w:rsidRDefault="00D63FA5" w:rsidP="00D63FA5">
      <w:pPr>
        <w:rPr>
          <w:b/>
          <w:highlight w:val="yellow"/>
          <w:u w:val="single"/>
        </w:rPr>
      </w:pPr>
      <w:r>
        <w:rPr>
          <w:noProof/>
          <w:lang w:eastAsia="ja-JP"/>
        </w:rPr>
        <w:drawing>
          <wp:anchor distT="0" distB="0" distL="114300" distR="114300" simplePos="0" relativeHeight="251744256" behindDoc="1" locked="0" layoutInCell="1" allowOverlap="1" wp14:anchorId="4622DD97" wp14:editId="429BCE2F">
            <wp:simplePos x="0" y="0"/>
            <wp:positionH relativeFrom="column">
              <wp:posOffset>-561975</wp:posOffset>
            </wp:positionH>
            <wp:positionV relativeFrom="paragraph">
              <wp:posOffset>362585</wp:posOffset>
            </wp:positionV>
            <wp:extent cx="3771900" cy="2695575"/>
            <wp:effectExtent l="0" t="0" r="0" b="9525"/>
            <wp:wrapTight wrapText="bothSides">
              <wp:wrapPolygon edited="0">
                <wp:start x="0" y="0"/>
                <wp:lineTo x="0" y="21524"/>
                <wp:lineTo x="21491" y="21524"/>
                <wp:lineTo x="21491"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771900" cy="2695575"/>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r>
        <w:rPr>
          <w:noProof/>
          <w:lang w:eastAsia="ja-JP"/>
        </w:rPr>
        <w:drawing>
          <wp:anchor distT="0" distB="0" distL="114300" distR="114300" simplePos="0" relativeHeight="251745280" behindDoc="1" locked="0" layoutInCell="1" allowOverlap="1" wp14:anchorId="6E41C33A" wp14:editId="6BEB8652">
            <wp:simplePos x="0" y="0"/>
            <wp:positionH relativeFrom="column">
              <wp:posOffset>3543300</wp:posOffset>
            </wp:positionH>
            <wp:positionV relativeFrom="paragraph">
              <wp:posOffset>115570</wp:posOffset>
            </wp:positionV>
            <wp:extent cx="1104900" cy="619125"/>
            <wp:effectExtent l="0" t="0" r="0" b="9525"/>
            <wp:wrapTight wrapText="bothSides">
              <wp:wrapPolygon edited="0">
                <wp:start x="0" y="0"/>
                <wp:lineTo x="0" y="21268"/>
                <wp:lineTo x="21228" y="21268"/>
                <wp:lineTo x="21228"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104900" cy="619125"/>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r>
        <w:rPr>
          <w:noProof/>
          <w:lang w:eastAsia="ja-JP"/>
        </w:rPr>
        <w:drawing>
          <wp:anchor distT="0" distB="0" distL="114300" distR="114300" simplePos="0" relativeHeight="251746304" behindDoc="1" locked="0" layoutInCell="1" allowOverlap="1" wp14:anchorId="458CFA8A" wp14:editId="4C74589F">
            <wp:simplePos x="0" y="0"/>
            <wp:positionH relativeFrom="column">
              <wp:posOffset>-733425</wp:posOffset>
            </wp:positionH>
            <wp:positionV relativeFrom="paragraph">
              <wp:posOffset>325120</wp:posOffset>
            </wp:positionV>
            <wp:extent cx="5733333" cy="1304762"/>
            <wp:effectExtent l="0" t="0" r="1270" b="0"/>
            <wp:wrapTight wrapText="bothSides">
              <wp:wrapPolygon edited="0">
                <wp:start x="0" y="0"/>
                <wp:lineTo x="0" y="21137"/>
                <wp:lineTo x="21533" y="21137"/>
                <wp:lineTo x="21533" y="0"/>
                <wp:lineTo x="0" y="0"/>
              </wp:wrapPolygon>
            </wp:wrapTight>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733333" cy="1304762"/>
                    </a:xfrm>
                    <a:prstGeom prst="rect">
                      <a:avLst/>
                    </a:prstGeom>
                  </pic:spPr>
                </pic:pic>
              </a:graphicData>
            </a:graphic>
            <wp14:sizeRelH relativeFrom="page">
              <wp14:pctWidth>0</wp14:pctWidth>
            </wp14:sizeRelH>
            <wp14:sizeRelV relativeFrom="page">
              <wp14:pctHeight>0</wp14:pctHeight>
            </wp14:sizeRelV>
          </wp:anchor>
        </w:drawing>
      </w: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 w:rsidR="00D63FA5" w:rsidRDefault="00D63FA5" w:rsidP="00D63FA5"/>
    <w:p w:rsidR="00D63FA5" w:rsidRDefault="00D63FA5" w:rsidP="00D63FA5"/>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463B68" w:rsidRDefault="00463B68" w:rsidP="00D63FA5">
      <w:pPr>
        <w:rPr>
          <w:b/>
          <w:highlight w:val="yellow"/>
          <w:u w:val="single"/>
        </w:rPr>
      </w:pPr>
    </w:p>
    <w:p w:rsidR="00EC1A00" w:rsidRDefault="00EC1A00" w:rsidP="00D63FA5">
      <w:pPr>
        <w:rPr>
          <w:b/>
          <w:highlight w:val="yellow"/>
          <w:u w:val="single"/>
        </w:rPr>
      </w:pPr>
    </w:p>
    <w:p w:rsidR="00D63FA5" w:rsidRDefault="00D63FA5" w:rsidP="00D63FA5">
      <w:pPr>
        <w:rPr>
          <w:b/>
          <w:u w:val="single"/>
        </w:rPr>
      </w:pPr>
      <w:r>
        <w:rPr>
          <w:b/>
          <w:highlight w:val="yellow"/>
          <w:u w:val="single"/>
        </w:rPr>
        <w:t>FBL1N</w:t>
      </w:r>
      <w:r w:rsidRPr="006B4A13">
        <w:rPr>
          <w:b/>
          <w:highlight w:val="yellow"/>
          <w:u w:val="single"/>
        </w:rPr>
        <w:t>: How to find a PO number with only a vendor number</w:t>
      </w:r>
    </w:p>
    <w:p w:rsidR="00EC1A00" w:rsidRDefault="00EC1A00" w:rsidP="00D63FA5">
      <w:pPr>
        <w:rPr>
          <w:b/>
          <w:u w:val="single"/>
        </w:rPr>
      </w:pPr>
    </w:p>
    <w:p w:rsidR="006D269C" w:rsidRDefault="006D269C" w:rsidP="00D63FA5">
      <w:pPr>
        <w:rPr>
          <w:b/>
          <w:u w:val="single"/>
        </w:rPr>
      </w:pPr>
    </w:p>
    <w:p w:rsidR="00D63FA5" w:rsidRDefault="006D269C" w:rsidP="00D63FA5">
      <w:pPr>
        <w:rPr>
          <w:b/>
          <w:highlight w:val="yellow"/>
          <w:u w:val="single"/>
        </w:rPr>
      </w:pPr>
      <w:r>
        <w:rPr>
          <w:noProof/>
          <w:lang w:eastAsia="ja-JP"/>
        </w:rPr>
        <w:drawing>
          <wp:anchor distT="0" distB="0" distL="114300" distR="114300" simplePos="0" relativeHeight="251747328" behindDoc="1" locked="0" layoutInCell="1" allowOverlap="1" wp14:anchorId="7DBCAC62" wp14:editId="4A2E1A1F">
            <wp:simplePos x="0" y="0"/>
            <wp:positionH relativeFrom="margin">
              <wp:posOffset>-254332</wp:posOffset>
            </wp:positionH>
            <wp:positionV relativeFrom="paragraph">
              <wp:posOffset>129000</wp:posOffset>
            </wp:positionV>
            <wp:extent cx="4846320" cy="4166235"/>
            <wp:effectExtent l="0" t="0" r="0" b="5715"/>
            <wp:wrapTight wrapText="bothSides">
              <wp:wrapPolygon edited="0">
                <wp:start x="0" y="0"/>
                <wp:lineTo x="0" y="21531"/>
                <wp:lineTo x="21481" y="21531"/>
                <wp:lineTo x="21481" y="0"/>
                <wp:lineTo x="0" y="0"/>
              </wp:wrapPolygon>
            </wp:wrapTight>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4846320" cy="4166235"/>
                    </a:xfrm>
                    <a:prstGeom prst="rect">
                      <a:avLst/>
                    </a:prstGeom>
                  </pic:spPr>
                </pic:pic>
              </a:graphicData>
            </a:graphic>
            <wp14:sizeRelH relativeFrom="margin">
              <wp14:pctWidth>0</wp14:pctWidth>
            </wp14:sizeRelH>
            <wp14:sizeRelV relativeFrom="margin">
              <wp14:pctHeight>0</wp14:pctHeight>
            </wp14:sizeRelV>
          </wp:anchor>
        </w:drawing>
      </w: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463B68" w:rsidRDefault="00463B68"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EC1A00" w:rsidRDefault="00EC1A00" w:rsidP="00D63FA5">
      <w:pPr>
        <w:rPr>
          <w:b/>
        </w:rPr>
      </w:pPr>
    </w:p>
    <w:p w:rsidR="00D63FA5" w:rsidRPr="00CB34A9" w:rsidRDefault="00D63FA5" w:rsidP="00D63FA5">
      <w:r w:rsidRPr="00B464CC">
        <w:rPr>
          <w:b/>
        </w:rPr>
        <w:t>**</w:t>
      </w:r>
      <w:r w:rsidRPr="00CB34A9">
        <w:t xml:space="preserve">Double click on an </w:t>
      </w:r>
      <w:r w:rsidRPr="00CB34A9">
        <w:rPr>
          <w:rFonts w:ascii="Verdana" w:hAnsi="Verdana"/>
          <w:i/>
          <w:iCs/>
          <w:color w:val="0000FF"/>
          <w:sz w:val="20"/>
          <w:szCs w:val="20"/>
        </w:rPr>
        <w:t>IR number</w:t>
      </w:r>
      <w:r w:rsidRPr="00CB34A9">
        <w:t>- then this screen will show up**</w:t>
      </w:r>
    </w:p>
    <w:p w:rsidR="006D269C" w:rsidRPr="00CB34A9" w:rsidRDefault="006D269C" w:rsidP="00D63FA5">
      <w:pPr>
        <w:rPr>
          <w:u w:val="single"/>
        </w:rPr>
      </w:pPr>
    </w:p>
    <w:p w:rsidR="006D269C" w:rsidRDefault="006D269C" w:rsidP="00D63FA5">
      <w:pPr>
        <w:rPr>
          <w:b/>
          <w:u w:val="single"/>
        </w:rPr>
      </w:pPr>
      <w:r>
        <w:rPr>
          <w:noProof/>
          <w:lang w:eastAsia="ja-JP"/>
        </w:rPr>
        <w:drawing>
          <wp:anchor distT="0" distB="0" distL="114300" distR="114300" simplePos="0" relativeHeight="251748352" behindDoc="1" locked="0" layoutInCell="1" allowOverlap="1" wp14:anchorId="419B4F0F" wp14:editId="7E34D6ED">
            <wp:simplePos x="0" y="0"/>
            <wp:positionH relativeFrom="column">
              <wp:posOffset>-334227</wp:posOffset>
            </wp:positionH>
            <wp:positionV relativeFrom="paragraph">
              <wp:posOffset>171990</wp:posOffset>
            </wp:positionV>
            <wp:extent cx="4081780" cy="3227705"/>
            <wp:effectExtent l="0" t="0" r="0" b="0"/>
            <wp:wrapTight wrapText="bothSides">
              <wp:wrapPolygon edited="0">
                <wp:start x="0" y="0"/>
                <wp:lineTo x="0" y="21417"/>
                <wp:lineTo x="21472" y="21417"/>
                <wp:lineTo x="21472" y="0"/>
                <wp:lineTo x="0" y="0"/>
              </wp:wrapPolygon>
            </wp:wrapTight>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4081780" cy="3227705"/>
                    </a:xfrm>
                    <a:prstGeom prst="rect">
                      <a:avLst/>
                    </a:prstGeom>
                  </pic:spPr>
                </pic:pic>
              </a:graphicData>
            </a:graphic>
            <wp14:sizeRelH relativeFrom="margin">
              <wp14:pctWidth>0</wp14:pctWidth>
            </wp14:sizeRelH>
            <wp14:sizeRelV relativeFrom="margin">
              <wp14:pctHeight>0</wp14:pctHeight>
            </wp14:sizeRelV>
          </wp:anchor>
        </w:drawing>
      </w:r>
    </w:p>
    <w:p w:rsidR="006D269C" w:rsidRDefault="006D269C" w:rsidP="00D63FA5">
      <w:pPr>
        <w:rPr>
          <w:b/>
          <w:highlight w:val="yellow"/>
          <w:u w:val="single"/>
        </w:rPr>
      </w:pPr>
    </w:p>
    <w:p w:rsidR="00D63FA5" w:rsidRDefault="00D63FA5" w:rsidP="00D63FA5">
      <w:pPr>
        <w:rPr>
          <w:b/>
          <w:highlight w:val="yellow"/>
          <w:u w:val="single"/>
        </w:rPr>
      </w:pPr>
    </w:p>
    <w:p w:rsidR="00D63FA5" w:rsidRPr="00B464CC" w:rsidRDefault="00D63FA5" w:rsidP="00D63FA5">
      <w:pPr>
        <w:rPr>
          <w:b/>
          <w:highlight w:val="yellow"/>
        </w:rPr>
      </w:pPr>
      <w:r w:rsidRPr="00B464CC">
        <w:rPr>
          <w:noProof/>
          <w:lang w:eastAsia="ja-JP"/>
        </w:rPr>
        <w:drawing>
          <wp:anchor distT="0" distB="0" distL="114300" distR="114300" simplePos="0" relativeHeight="251749376" behindDoc="1" locked="0" layoutInCell="1" allowOverlap="1" wp14:anchorId="4CFF68E1" wp14:editId="7D675FCB">
            <wp:simplePos x="0" y="0"/>
            <wp:positionH relativeFrom="column">
              <wp:posOffset>3724275</wp:posOffset>
            </wp:positionH>
            <wp:positionV relativeFrom="paragraph">
              <wp:posOffset>354330</wp:posOffset>
            </wp:positionV>
            <wp:extent cx="2819048" cy="523810"/>
            <wp:effectExtent l="0" t="0" r="635" b="0"/>
            <wp:wrapTight wrapText="bothSides">
              <wp:wrapPolygon edited="0">
                <wp:start x="0" y="0"/>
                <wp:lineTo x="0" y="20447"/>
                <wp:lineTo x="21459" y="20447"/>
                <wp:lineTo x="21459" y="0"/>
                <wp:lineTo x="0" y="0"/>
              </wp:wrapPolygon>
            </wp:wrapTight>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19048" cy="523810"/>
                    </a:xfrm>
                    <a:prstGeom prst="rect">
                      <a:avLst/>
                    </a:prstGeom>
                  </pic:spPr>
                </pic:pic>
              </a:graphicData>
            </a:graphic>
            <wp14:sizeRelH relativeFrom="page">
              <wp14:pctWidth>0</wp14:pctWidth>
            </wp14:sizeRelH>
            <wp14:sizeRelV relativeFrom="page">
              <wp14:pctHeight>0</wp14:pctHeight>
            </wp14:sizeRelV>
          </wp:anchor>
        </w:drawing>
      </w:r>
      <w:r w:rsidRPr="00B464CC">
        <w:t>Highlight the</w:t>
      </w:r>
      <w:r w:rsidRPr="00B464CC">
        <w:rPr>
          <w:b/>
        </w:rPr>
        <w:t xml:space="preserve"> </w:t>
      </w:r>
      <w:r w:rsidRPr="00B464CC">
        <w:rPr>
          <w:rFonts w:ascii="Verdana" w:hAnsi="Verdana"/>
          <w:i/>
          <w:iCs/>
          <w:color w:val="0000FF"/>
          <w:sz w:val="20"/>
          <w:szCs w:val="20"/>
        </w:rPr>
        <w:t>clearing number</w:t>
      </w: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D63FA5" w:rsidRDefault="00D63FA5" w:rsidP="00D63FA5">
      <w:pPr>
        <w:rPr>
          <w:b/>
          <w:highlight w:val="yellow"/>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6D269C" w:rsidRDefault="006D269C" w:rsidP="00D63FA5">
      <w:pPr>
        <w:rPr>
          <w:b/>
          <w:u w:val="single"/>
        </w:rPr>
      </w:pPr>
    </w:p>
    <w:p w:rsidR="00D63FA5" w:rsidRPr="00CB34A9" w:rsidRDefault="006D269C" w:rsidP="006D269C">
      <w:r w:rsidRPr="00CB34A9">
        <w:rPr>
          <w:noProof/>
          <w:lang w:eastAsia="ja-JP"/>
        </w:rPr>
        <w:lastRenderedPageBreak/>
        <w:drawing>
          <wp:anchor distT="0" distB="0" distL="114300" distR="114300" simplePos="0" relativeHeight="251751424" behindDoc="1" locked="0" layoutInCell="1" allowOverlap="1" wp14:anchorId="7A0D3C01" wp14:editId="68C3E0E1">
            <wp:simplePos x="0" y="0"/>
            <wp:positionH relativeFrom="margin">
              <wp:align>right</wp:align>
            </wp:positionH>
            <wp:positionV relativeFrom="paragraph">
              <wp:posOffset>502872</wp:posOffset>
            </wp:positionV>
            <wp:extent cx="6069965" cy="3648075"/>
            <wp:effectExtent l="0" t="0" r="6985" b="9525"/>
            <wp:wrapTight wrapText="bothSides">
              <wp:wrapPolygon edited="0">
                <wp:start x="0" y="0"/>
                <wp:lineTo x="0" y="21544"/>
                <wp:lineTo x="21557" y="21544"/>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069965" cy="3648075"/>
                    </a:xfrm>
                    <a:prstGeom prst="rect">
                      <a:avLst/>
                    </a:prstGeom>
                  </pic:spPr>
                </pic:pic>
              </a:graphicData>
            </a:graphic>
            <wp14:sizeRelH relativeFrom="page">
              <wp14:pctWidth>0</wp14:pctWidth>
            </wp14:sizeRelH>
            <wp14:sizeRelV relativeFrom="page">
              <wp14:pctHeight>0</wp14:pctHeight>
            </wp14:sizeRelV>
          </wp:anchor>
        </w:drawing>
      </w:r>
      <w:r w:rsidR="00D63FA5" w:rsidRPr="00CB34A9">
        <w:t xml:space="preserve">**On the top border- click the </w:t>
      </w:r>
      <w:r w:rsidR="00D63FA5" w:rsidRPr="00CB34A9">
        <w:rPr>
          <w:rFonts w:ascii="Verdana" w:hAnsi="Verdana"/>
          <w:i/>
          <w:iCs/>
          <w:color w:val="0000FF"/>
          <w:sz w:val="20"/>
          <w:szCs w:val="20"/>
        </w:rPr>
        <w:t>Environment tab</w:t>
      </w:r>
      <w:r w:rsidR="00CB34A9">
        <w:rPr>
          <w:rFonts w:ascii="Verdana" w:hAnsi="Verdana"/>
          <w:i/>
          <w:iCs/>
          <w:color w:val="0000FF"/>
          <w:sz w:val="20"/>
          <w:szCs w:val="20"/>
        </w:rPr>
        <w:t xml:space="preserve"> </w:t>
      </w:r>
      <w:r w:rsidR="00CB34A9" w:rsidRPr="00CB34A9">
        <w:rPr>
          <w:rFonts w:ascii="Verdana" w:hAnsi="Verdana"/>
          <w:i/>
          <w:iCs/>
          <w:color w:val="0000FF"/>
          <w:sz w:val="20"/>
          <w:szCs w:val="20"/>
        </w:rPr>
        <w:sym w:font="Wingdings" w:char="F0E0"/>
      </w:r>
      <w:r w:rsidR="00D63FA5" w:rsidRPr="00CB34A9">
        <w:rPr>
          <w:rFonts w:ascii="Verdana" w:hAnsi="Verdana"/>
          <w:i/>
          <w:iCs/>
          <w:color w:val="0000FF"/>
          <w:sz w:val="20"/>
          <w:szCs w:val="20"/>
        </w:rPr>
        <w:t xml:space="preserve"> </w:t>
      </w:r>
      <w:r w:rsidR="00CD5E80" w:rsidRPr="00CB34A9">
        <w:rPr>
          <w:rFonts w:ascii="Verdana" w:hAnsi="Verdana"/>
          <w:i/>
          <w:iCs/>
          <w:color w:val="0000FF"/>
          <w:sz w:val="20"/>
          <w:szCs w:val="20"/>
        </w:rPr>
        <w:t xml:space="preserve">Document environment </w:t>
      </w:r>
      <w:r w:rsidR="00CB34A9" w:rsidRPr="00CB34A9">
        <w:rPr>
          <w:rFonts w:ascii="Verdana" w:hAnsi="Verdana"/>
          <w:i/>
          <w:iCs/>
          <w:color w:val="0000FF"/>
          <w:sz w:val="20"/>
          <w:szCs w:val="20"/>
        </w:rPr>
        <w:sym w:font="Wingdings" w:char="F0E0"/>
      </w:r>
      <w:r w:rsidR="00CB34A9">
        <w:rPr>
          <w:rFonts w:ascii="Verdana" w:hAnsi="Verdana"/>
          <w:i/>
          <w:iCs/>
          <w:color w:val="0000FF"/>
          <w:sz w:val="20"/>
          <w:szCs w:val="20"/>
        </w:rPr>
        <w:t xml:space="preserve"> O</w:t>
      </w:r>
      <w:r w:rsidR="00CD5E80" w:rsidRPr="00CB34A9">
        <w:rPr>
          <w:rFonts w:ascii="Verdana" w:hAnsi="Verdana"/>
          <w:i/>
          <w:iCs/>
          <w:color w:val="0000FF"/>
          <w:sz w:val="20"/>
          <w:szCs w:val="20"/>
        </w:rPr>
        <w:t>riginal documen</w:t>
      </w:r>
      <w:r w:rsidRPr="00CB34A9">
        <w:rPr>
          <w:rFonts w:ascii="Verdana" w:hAnsi="Verdana"/>
          <w:i/>
          <w:iCs/>
          <w:color w:val="0000FF"/>
          <w:sz w:val="20"/>
          <w:szCs w:val="20"/>
        </w:rPr>
        <w:t>t</w:t>
      </w:r>
    </w:p>
    <w:sectPr w:rsidR="00D63FA5" w:rsidRPr="00CB34A9">
      <w:headerReference w:type="default" r:id="rId92"/>
      <w:footerReference w:type="even" r:id="rId93"/>
      <w:footerReference w:type="default" r:id="rId94"/>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478" w:rsidRDefault="00147478">
      <w:r>
        <w:separator/>
      </w:r>
    </w:p>
  </w:endnote>
  <w:endnote w:type="continuationSeparator" w:id="0">
    <w:p w:rsidR="00147478" w:rsidRDefault="00147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832" w:rsidRDefault="001238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3832" w:rsidRDefault="0012383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832" w:rsidRDefault="00123832">
    <w:pPr>
      <w:pStyle w:val="Footer"/>
      <w:tabs>
        <w:tab w:val="clear" w:pos="8640"/>
        <w:tab w:val="left" w:pos="9360"/>
      </w:tabs>
      <w:ind w:right="360"/>
      <w:rPr>
        <w:b/>
        <w:sz w:val="32"/>
        <w:szCs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478" w:rsidRDefault="00147478">
      <w:r>
        <w:separator/>
      </w:r>
    </w:p>
  </w:footnote>
  <w:footnote w:type="continuationSeparator" w:id="0">
    <w:p w:rsidR="00147478" w:rsidRDefault="001474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5040"/>
      <w:gridCol w:w="2160"/>
    </w:tblGrid>
    <w:tr w:rsidR="00123832" w:rsidTr="00CC79D0">
      <w:trPr>
        <w:cantSplit/>
      </w:trPr>
      <w:tc>
        <w:tcPr>
          <w:tcW w:w="2160" w:type="dxa"/>
          <w:vMerge w:val="restart"/>
        </w:tcPr>
        <w:p w:rsidR="00123832" w:rsidRDefault="00803269">
          <w:pPr>
            <w:pStyle w:val="Header"/>
            <w:jc w:val="center"/>
            <w:rPr>
              <w:rFonts w:cs="Arial"/>
              <w:szCs w:val="24"/>
            </w:rPr>
          </w:pPr>
          <w:r>
            <w:rPr>
              <w:rFonts w:cs="Arial"/>
              <w:noProof/>
              <w:sz w:val="20"/>
              <w:szCs w:val="24"/>
              <w:lang w:eastAsia="ja-JP"/>
            </w:rPr>
            <w:drawing>
              <wp:anchor distT="0" distB="0" distL="114300" distR="114300" simplePos="0" relativeHeight="251657216" behindDoc="0" locked="0" layoutInCell="1" allowOverlap="1">
                <wp:simplePos x="0" y="0"/>
                <wp:positionH relativeFrom="column">
                  <wp:posOffset>51435</wp:posOffset>
                </wp:positionH>
                <wp:positionV relativeFrom="paragraph">
                  <wp:posOffset>509270</wp:posOffset>
                </wp:positionV>
                <wp:extent cx="1097280" cy="172720"/>
                <wp:effectExtent l="0" t="0" r="7620" b="0"/>
                <wp:wrapNone/>
                <wp:docPr id="5" name="Picture 5" descr="shar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rp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172720"/>
                        </a:xfrm>
                        <a:prstGeom prst="rect">
                          <a:avLst/>
                        </a:prstGeom>
                        <a:noFill/>
                      </pic:spPr>
                    </pic:pic>
                  </a:graphicData>
                </a:graphic>
                <wp14:sizeRelH relativeFrom="page">
                  <wp14:pctWidth>0</wp14:pctWidth>
                </wp14:sizeRelH>
                <wp14:sizeRelV relativeFrom="page">
                  <wp14:pctHeight>0</wp14:pctHeight>
                </wp14:sizeRelV>
              </wp:anchor>
            </w:drawing>
          </w:r>
        </w:p>
      </w:tc>
      <w:tc>
        <w:tcPr>
          <w:tcW w:w="5040" w:type="dxa"/>
          <w:vMerge w:val="restart"/>
          <w:vAlign w:val="center"/>
        </w:tcPr>
        <w:p w:rsidR="00123832" w:rsidRDefault="00CC79D0">
          <w:pPr>
            <w:pStyle w:val="Header"/>
            <w:jc w:val="center"/>
            <w:rPr>
              <w:rFonts w:cs="Arial"/>
              <w:sz w:val="28"/>
              <w:szCs w:val="28"/>
            </w:rPr>
          </w:pPr>
          <w:r>
            <w:rPr>
              <w:rFonts w:cs="Arial"/>
              <w:sz w:val="28"/>
              <w:szCs w:val="28"/>
            </w:rPr>
            <w:t>SEC Business Process Procedures/Guidelines</w:t>
          </w:r>
        </w:p>
      </w:tc>
      <w:tc>
        <w:tcPr>
          <w:tcW w:w="2160" w:type="dxa"/>
          <w:tcBorders>
            <w:bottom w:val="nil"/>
          </w:tcBorders>
        </w:tcPr>
        <w:p w:rsidR="00123832" w:rsidRDefault="00123832">
          <w:pPr>
            <w:pStyle w:val="Header"/>
            <w:jc w:val="center"/>
            <w:rPr>
              <w:rFonts w:cs="Arial"/>
              <w:sz w:val="18"/>
              <w:szCs w:val="16"/>
            </w:rPr>
          </w:pPr>
          <w:r>
            <w:rPr>
              <w:rFonts w:cs="Arial"/>
              <w:sz w:val="18"/>
              <w:szCs w:val="16"/>
            </w:rPr>
            <w:t>Page:</w:t>
          </w:r>
        </w:p>
      </w:tc>
    </w:tr>
    <w:tr w:rsidR="00123832" w:rsidTr="00CC79D0">
      <w:trPr>
        <w:cantSplit/>
      </w:trPr>
      <w:tc>
        <w:tcPr>
          <w:tcW w:w="2160" w:type="dxa"/>
          <w:vMerge/>
        </w:tcPr>
        <w:p w:rsidR="00123832" w:rsidRDefault="00123832">
          <w:pPr>
            <w:pStyle w:val="Header"/>
            <w:rPr>
              <w:rFonts w:cs="Arial"/>
              <w:sz w:val="18"/>
              <w:szCs w:val="18"/>
            </w:rPr>
          </w:pPr>
        </w:p>
      </w:tc>
      <w:tc>
        <w:tcPr>
          <w:tcW w:w="5040" w:type="dxa"/>
          <w:vMerge/>
        </w:tcPr>
        <w:p w:rsidR="00123832" w:rsidRDefault="00123832">
          <w:pPr>
            <w:pStyle w:val="Header"/>
            <w:rPr>
              <w:rFonts w:cs="Arial"/>
              <w:sz w:val="18"/>
              <w:szCs w:val="18"/>
            </w:rPr>
          </w:pPr>
        </w:p>
      </w:tc>
      <w:tc>
        <w:tcPr>
          <w:tcW w:w="2160" w:type="dxa"/>
          <w:tcBorders>
            <w:top w:val="nil"/>
            <w:bottom w:val="single" w:sz="4" w:space="0" w:color="auto"/>
          </w:tcBorders>
        </w:tcPr>
        <w:p w:rsidR="00123832" w:rsidRDefault="00123832">
          <w:pPr>
            <w:pStyle w:val="Header"/>
            <w:jc w:val="center"/>
            <w:rPr>
              <w:rFonts w:cs="Arial"/>
              <w:sz w:val="18"/>
              <w:szCs w:val="16"/>
            </w:rPr>
          </w:pPr>
          <w:r>
            <w:rPr>
              <w:rStyle w:val="PageNumber"/>
            </w:rPr>
            <w:fldChar w:fldCharType="begin"/>
          </w:r>
          <w:r>
            <w:rPr>
              <w:rStyle w:val="PageNumber"/>
            </w:rPr>
            <w:instrText xml:space="preserve"> PAGE </w:instrText>
          </w:r>
          <w:r>
            <w:rPr>
              <w:rStyle w:val="PageNumber"/>
            </w:rPr>
            <w:fldChar w:fldCharType="separate"/>
          </w:r>
          <w:r w:rsidR="00930EA4">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30EA4">
            <w:rPr>
              <w:rStyle w:val="PageNumber"/>
              <w:noProof/>
            </w:rPr>
            <w:t>28</w:t>
          </w:r>
          <w:r>
            <w:rPr>
              <w:rStyle w:val="PageNumber"/>
            </w:rPr>
            <w:fldChar w:fldCharType="end"/>
          </w:r>
        </w:p>
      </w:tc>
    </w:tr>
    <w:tr w:rsidR="00123832" w:rsidTr="00CC79D0">
      <w:trPr>
        <w:cantSplit/>
      </w:trPr>
      <w:tc>
        <w:tcPr>
          <w:tcW w:w="2160" w:type="dxa"/>
          <w:vMerge/>
        </w:tcPr>
        <w:p w:rsidR="00123832" w:rsidRDefault="00123832">
          <w:pPr>
            <w:pStyle w:val="Header"/>
            <w:rPr>
              <w:rFonts w:cs="Arial"/>
              <w:sz w:val="18"/>
              <w:szCs w:val="18"/>
            </w:rPr>
          </w:pPr>
        </w:p>
      </w:tc>
      <w:tc>
        <w:tcPr>
          <w:tcW w:w="5040" w:type="dxa"/>
          <w:vMerge/>
        </w:tcPr>
        <w:p w:rsidR="00123832" w:rsidRDefault="00123832">
          <w:pPr>
            <w:pStyle w:val="Header"/>
            <w:rPr>
              <w:rFonts w:cs="Arial"/>
              <w:sz w:val="18"/>
              <w:szCs w:val="18"/>
            </w:rPr>
          </w:pPr>
        </w:p>
      </w:tc>
      <w:tc>
        <w:tcPr>
          <w:tcW w:w="2160" w:type="dxa"/>
          <w:tcBorders>
            <w:top w:val="single" w:sz="4" w:space="0" w:color="auto"/>
            <w:bottom w:val="nil"/>
          </w:tcBorders>
        </w:tcPr>
        <w:p w:rsidR="00123832" w:rsidRDefault="00123832">
          <w:pPr>
            <w:pStyle w:val="Header"/>
            <w:jc w:val="center"/>
            <w:rPr>
              <w:rFonts w:cs="Arial"/>
              <w:sz w:val="18"/>
              <w:szCs w:val="16"/>
            </w:rPr>
          </w:pPr>
        </w:p>
      </w:tc>
    </w:tr>
    <w:tr w:rsidR="00123832" w:rsidTr="00CC79D0">
      <w:trPr>
        <w:cantSplit/>
      </w:trPr>
      <w:tc>
        <w:tcPr>
          <w:tcW w:w="2160" w:type="dxa"/>
          <w:vMerge/>
        </w:tcPr>
        <w:p w:rsidR="00123832" w:rsidRDefault="00123832">
          <w:pPr>
            <w:pStyle w:val="Header"/>
            <w:rPr>
              <w:rFonts w:cs="Arial"/>
              <w:sz w:val="18"/>
              <w:szCs w:val="18"/>
            </w:rPr>
          </w:pPr>
        </w:p>
      </w:tc>
      <w:tc>
        <w:tcPr>
          <w:tcW w:w="5040" w:type="dxa"/>
          <w:vMerge/>
        </w:tcPr>
        <w:p w:rsidR="00123832" w:rsidRDefault="00123832">
          <w:pPr>
            <w:pStyle w:val="Header"/>
            <w:rPr>
              <w:rFonts w:cs="Arial"/>
              <w:sz w:val="18"/>
              <w:szCs w:val="18"/>
            </w:rPr>
          </w:pPr>
        </w:p>
      </w:tc>
      <w:tc>
        <w:tcPr>
          <w:tcW w:w="2160" w:type="dxa"/>
          <w:tcBorders>
            <w:top w:val="nil"/>
            <w:bottom w:val="single" w:sz="4" w:space="0" w:color="auto"/>
          </w:tcBorders>
        </w:tcPr>
        <w:p w:rsidR="00123832" w:rsidRDefault="00123832">
          <w:pPr>
            <w:pStyle w:val="Header"/>
            <w:rPr>
              <w:rFonts w:cs="Arial"/>
              <w:sz w:val="18"/>
              <w:szCs w:val="16"/>
            </w:rPr>
          </w:pPr>
        </w:p>
      </w:tc>
    </w:tr>
    <w:tr w:rsidR="00123832" w:rsidTr="00CC79D0">
      <w:trPr>
        <w:cantSplit/>
      </w:trPr>
      <w:tc>
        <w:tcPr>
          <w:tcW w:w="2160" w:type="dxa"/>
          <w:vMerge/>
        </w:tcPr>
        <w:p w:rsidR="00123832" w:rsidRDefault="00123832">
          <w:pPr>
            <w:pStyle w:val="Header"/>
            <w:rPr>
              <w:rFonts w:cs="Arial"/>
              <w:sz w:val="18"/>
              <w:szCs w:val="18"/>
            </w:rPr>
          </w:pPr>
        </w:p>
      </w:tc>
      <w:tc>
        <w:tcPr>
          <w:tcW w:w="5040" w:type="dxa"/>
          <w:vMerge w:val="restart"/>
          <w:vAlign w:val="center"/>
        </w:tcPr>
        <w:p w:rsidR="00123832" w:rsidRPr="00030135" w:rsidRDefault="00030135">
          <w:pPr>
            <w:pStyle w:val="Header"/>
            <w:jc w:val="center"/>
            <w:rPr>
              <w:rFonts w:cs="Arial"/>
              <w:b/>
              <w:sz w:val="32"/>
              <w:szCs w:val="32"/>
            </w:rPr>
          </w:pPr>
          <w:r>
            <w:rPr>
              <w:rFonts w:cs="Arial"/>
              <w:b/>
              <w:sz w:val="32"/>
              <w:szCs w:val="32"/>
            </w:rPr>
            <w:t>Purchase Requisitions</w:t>
          </w:r>
        </w:p>
      </w:tc>
      <w:tc>
        <w:tcPr>
          <w:tcW w:w="2160" w:type="dxa"/>
          <w:tcBorders>
            <w:top w:val="single" w:sz="4" w:space="0" w:color="auto"/>
            <w:bottom w:val="nil"/>
          </w:tcBorders>
        </w:tcPr>
        <w:p w:rsidR="00123832" w:rsidRDefault="00CC79D0">
          <w:pPr>
            <w:pStyle w:val="Header"/>
            <w:rPr>
              <w:rFonts w:cs="Arial"/>
              <w:sz w:val="18"/>
              <w:szCs w:val="16"/>
            </w:rPr>
          </w:pPr>
          <w:r>
            <w:rPr>
              <w:rFonts w:cs="Arial"/>
              <w:sz w:val="18"/>
              <w:szCs w:val="16"/>
            </w:rPr>
            <w:t>Date of Last Revision:</w:t>
          </w:r>
        </w:p>
      </w:tc>
    </w:tr>
    <w:tr w:rsidR="00123832" w:rsidTr="00CC79D0">
      <w:trPr>
        <w:cantSplit/>
      </w:trPr>
      <w:tc>
        <w:tcPr>
          <w:tcW w:w="2160" w:type="dxa"/>
          <w:vMerge/>
        </w:tcPr>
        <w:p w:rsidR="00123832" w:rsidRDefault="00123832">
          <w:pPr>
            <w:pStyle w:val="Header"/>
            <w:rPr>
              <w:rFonts w:cs="Arial"/>
              <w:sz w:val="18"/>
              <w:szCs w:val="18"/>
            </w:rPr>
          </w:pPr>
        </w:p>
      </w:tc>
      <w:tc>
        <w:tcPr>
          <w:tcW w:w="5040" w:type="dxa"/>
          <w:vMerge/>
        </w:tcPr>
        <w:p w:rsidR="00123832" w:rsidRDefault="00123832">
          <w:pPr>
            <w:pStyle w:val="Header"/>
            <w:rPr>
              <w:rFonts w:cs="Arial"/>
              <w:sz w:val="18"/>
              <w:szCs w:val="18"/>
            </w:rPr>
          </w:pPr>
        </w:p>
      </w:tc>
      <w:tc>
        <w:tcPr>
          <w:tcW w:w="2160" w:type="dxa"/>
          <w:tcBorders>
            <w:top w:val="nil"/>
            <w:bottom w:val="single" w:sz="4" w:space="0" w:color="auto"/>
          </w:tcBorders>
        </w:tcPr>
        <w:p w:rsidR="00123832" w:rsidRDefault="00123832">
          <w:pPr>
            <w:pStyle w:val="Header"/>
            <w:rPr>
              <w:rFonts w:cs="Arial"/>
              <w:sz w:val="18"/>
              <w:szCs w:val="16"/>
            </w:rPr>
          </w:pPr>
        </w:p>
      </w:tc>
    </w:tr>
    <w:tr w:rsidR="00123832" w:rsidTr="00CC79D0">
      <w:trPr>
        <w:cantSplit/>
      </w:trPr>
      <w:tc>
        <w:tcPr>
          <w:tcW w:w="2160" w:type="dxa"/>
          <w:vMerge/>
        </w:tcPr>
        <w:p w:rsidR="00123832" w:rsidRDefault="00123832">
          <w:pPr>
            <w:pStyle w:val="Header"/>
            <w:rPr>
              <w:rFonts w:cs="Arial"/>
              <w:sz w:val="18"/>
              <w:szCs w:val="18"/>
            </w:rPr>
          </w:pPr>
        </w:p>
      </w:tc>
      <w:tc>
        <w:tcPr>
          <w:tcW w:w="5040" w:type="dxa"/>
          <w:vMerge/>
        </w:tcPr>
        <w:p w:rsidR="00123832" w:rsidRDefault="00123832">
          <w:pPr>
            <w:pStyle w:val="Header"/>
            <w:rPr>
              <w:rFonts w:cs="Arial"/>
              <w:sz w:val="18"/>
              <w:szCs w:val="18"/>
            </w:rPr>
          </w:pPr>
        </w:p>
      </w:tc>
      <w:tc>
        <w:tcPr>
          <w:tcW w:w="2160" w:type="dxa"/>
          <w:tcBorders>
            <w:top w:val="single" w:sz="4" w:space="0" w:color="auto"/>
            <w:bottom w:val="nil"/>
          </w:tcBorders>
        </w:tcPr>
        <w:p w:rsidR="00123832" w:rsidRDefault="001D7597" w:rsidP="00A05FB2">
          <w:pPr>
            <w:pStyle w:val="Header"/>
            <w:jc w:val="center"/>
            <w:rPr>
              <w:rFonts w:cs="Arial"/>
              <w:sz w:val="18"/>
              <w:szCs w:val="16"/>
            </w:rPr>
          </w:pPr>
          <w:r>
            <w:rPr>
              <w:rFonts w:cs="Arial"/>
              <w:sz w:val="18"/>
              <w:szCs w:val="16"/>
            </w:rPr>
            <w:t>7/11</w:t>
          </w:r>
          <w:r w:rsidR="00CC79D0">
            <w:rPr>
              <w:rFonts w:cs="Arial"/>
              <w:sz w:val="18"/>
              <w:szCs w:val="16"/>
            </w:rPr>
            <w:t>/2018</w:t>
          </w:r>
        </w:p>
      </w:tc>
    </w:tr>
    <w:tr w:rsidR="00123832" w:rsidTr="00CC79D0">
      <w:trPr>
        <w:cantSplit/>
      </w:trPr>
      <w:tc>
        <w:tcPr>
          <w:tcW w:w="2160" w:type="dxa"/>
          <w:vMerge/>
        </w:tcPr>
        <w:p w:rsidR="00123832" w:rsidRDefault="00123832">
          <w:pPr>
            <w:pStyle w:val="Header"/>
            <w:rPr>
              <w:rFonts w:cs="Arial"/>
              <w:sz w:val="18"/>
              <w:szCs w:val="18"/>
            </w:rPr>
          </w:pPr>
        </w:p>
      </w:tc>
      <w:tc>
        <w:tcPr>
          <w:tcW w:w="5040" w:type="dxa"/>
          <w:vMerge/>
        </w:tcPr>
        <w:p w:rsidR="00123832" w:rsidRDefault="00123832">
          <w:pPr>
            <w:pStyle w:val="Header"/>
            <w:rPr>
              <w:rFonts w:cs="Arial"/>
              <w:sz w:val="18"/>
              <w:szCs w:val="18"/>
            </w:rPr>
          </w:pPr>
        </w:p>
      </w:tc>
      <w:tc>
        <w:tcPr>
          <w:tcW w:w="2160" w:type="dxa"/>
          <w:tcBorders>
            <w:top w:val="nil"/>
            <w:bottom w:val="single" w:sz="4" w:space="0" w:color="auto"/>
          </w:tcBorders>
        </w:tcPr>
        <w:p w:rsidR="00123832" w:rsidRDefault="00123832">
          <w:pPr>
            <w:pStyle w:val="Header"/>
            <w:rPr>
              <w:rFonts w:cs="Arial"/>
              <w:sz w:val="18"/>
              <w:szCs w:val="16"/>
            </w:rPr>
          </w:pPr>
        </w:p>
      </w:tc>
    </w:tr>
  </w:tbl>
  <w:p w:rsidR="00123832" w:rsidRDefault="00123832">
    <w:pPr>
      <w:pStyle w:val="Header"/>
    </w:pPr>
  </w:p>
  <w:p w:rsidR="00123832" w:rsidRDefault="001238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73958"/>
    <w:multiLevelType w:val="hybridMultilevel"/>
    <w:tmpl w:val="50AC2972"/>
    <w:lvl w:ilvl="0" w:tplc="04090001" w:tentative="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C6858"/>
    <w:multiLevelType w:val="hybridMultilevel"/>
    <w:tmpl w:val="9B6858D8"/>
    <w:lvl w:ilvl="0" w:tplc="DE027EBA">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 w15:restartNumberingAfterBreak="0">
    <w:nsid w:val="056815E2"/>
    <w:multiLevelType w:val="hybridMultilevel"/>
    <w:tmpl w:val="7334FAEC"/>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A65EB5"/>
    <w:multiLevelType w:val="hybridMultilevel"/>
    <w:tmpl w:val="0F9AF72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4" w15:restartNumberingAfterBreak="0">
    <w:nsid w:val="09077428"/>
    <w:multiLevelType w:val="hybridMultilevel"/>
    <w:tmpl w:val="D80601A8"/>
    <w:lvl w:ilvl="0" w:tplc="0409000F">
      <w:start w:val="1"/>
      <w:numFmt w:val="decimal"/>
      <w:lvlText w:val="%1."/>
      <w:lvlJc w:val="left"/>
      <w:pPr>
        <w:tabs>
          <w:tab w:val="num" w:pos="720"/>
        </w:tabs>
        <w:ind w:left="720" w:hanging="360"/>
      </w:pPr>
    </w:lvl>
    <w:lvl w:ilvl="1" w:tplc="5738941A">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0C460878"/>
    <w:multiLevelType w:val="hybridMultilevel"/>
    <w:tmpl w:val="1F08CD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3603FD"/>
    <w:multiLevelType w:val="hybridMultilevel"/>
    <w:tmpl w:val="676E7328"/>
    <w:lvl w:ilvl="0" w:tplc="DE027EBA">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7" w15:restartNumberingAfterBreak="0">
    <w:nsid w:val="0D95469A"/>
    <w:multiLevelType w:val="hybridMultilevel"/>
    <w:tmpl w:val="680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1509E"/>
    <w:multiLevelType w:val="hybridMultilevel"/>
    <w:tmpl w:val="7616C1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13367A14">
      <w:start w:val="1"/>
      <w:numFmt w:val="bullet"/>
      <w:lvlText w:val=""/>
      <w:lvlJc w:val="left"/>
      <w:pPr>
        <w:tabs>
          <w:tab w:val="num" w:pos="2880"/>
        </w:tabs>
        <w:ind w:left="2880" w:hanging="360"/>
      </w:pPr>
      <w:rPr>
        <w:rFonts w:ascii="Symbol" w:eastAsia="Times New Roman" w:hAnsi="Symbol"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6B2550F"/>
    <w:multiLevelType w:val="hybridMultilevel"/>
    <w:tmpl w:val="EE8AC0F6"/>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007D12"/>
    <w:multiLevelType w:val="hybridMultilevel"/>
    <w:tmpl w:val="E6B8E4A4"/>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9E1382"/>
    <w:multiLevelType w:val="hybridMultilevel"/>
    <w:tmpl w:val="D66EEED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19C66C2B"/>
    <w:multiLevelType w:val="hybridMultilevel"/>
    <w:tmpl w:val="00C4CB84"/>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7407DD"/>
    <w:multiLevelType w:val="hybridMultilevel"/>
    <w:tmpl w:val="A9387BAA"/>
    <w:lvl w:ilvl="0" w:tplc="DE027EBA">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1DB84C1A"/>
    <w:multiLevelType w:val="hybridMultilevel"/>
    <w:tmpl w:val="763C4FC6"/>
    <w:lvl w:ilvl="0" w:tplc="DE027EBA">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5" w15:restartNumberingAfterBreak="0">
    <w:nsid w:val="1EB95902"/>
    <w:multiLevelType w:val="hybridMultilevel"/>
    <w:tmpl w:val="F28A1980"/>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F220ACB"/>
    <w:multiLevelType w:val="hybridMultilevel"/>
    <w:tmpl w:val="73FC21F8"/>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2F251F0"/>
    <w:multiLevelType w:val="hybridMultilevel"/>
    <w:tmpl w:val="F698B600"/>
    <w:lvl w:ilvl="0" w:tplc="8CA64F7E">
      <w:start w:val="1"/>
      <w:numFmt w:val="bullet"/>
      <w:lvlText w:val="•"/>
      <w:lvlJc w:val="left"/>
      <w:pPr>
        <w:tabs>
          <w:tab w:val="num" w:pos="720"/>
        </w:tabs>
        <w:ind w:left="720" w:hanging="360"/>
      </w:pPr>
      <w:rPr>
        <w:rFonts w:ascii="Times New Roman" w:hAnsi="Times New Roman" w:hint="default"/>
      </w:rPr>
    </w:lvl>
    <w:lvl w:ilvl="1" w:tplc="058AE9B2" w:tentative="1">
      <w:start w:val="1"/>
      <w:numFmt w:val="bullet"/>
      <w:lvlText w:val="•"/>
      <w:lvlJc w:val="left"/>
      <w:pPr>
        <w:tabs>
          <w:tab w:val="num" w:pos="1440"/>
        </w:tabs>
        <w:ind w:left="1440" w:hanging="360"/>
      </w:pPr>
      <w:rPr>
        <w:rFonts w:ascii="Times New Roman" w:hAnsi="Times New Roman" w:hint="default"/>
      </w:rPr>
    </w:lvl>
    <w:lvl w:ilvl="2" w:tplc="08F063CE" w:tentative="1">
      <w:start w:val="1"/>
      <w:numFmt w:val="bullet"/>
      <w:lvlText w:val="•"/>
      <w:lvlJc w:val="left"/>
      <w:pPr>
        <w:tabs>
          <w:tab w:val="num" w:pos="2160"/>
        </w:tabs>
        <w:ind w:left="2160" w:hanging="360"/>
      </w:pPr>
      <w:rPr>
        <w:rFonts w:ascii="Times New Roman" w:hAnsi="Times New Roman" w:hint="default"/>
      </w:rPr>
    </w:lvl>
    <w:lvl w:ilvl="3" w:tplc="4B9ABD08" w:tentative="1">
      <w:start w:val="1"/>
      <w:numFmt w:val="bullet"/>
      <w:lvlText w:val="•"/>
      <w:lvlJc w:val="left"/>
      <w:pPr>
        <w:tabs>
          <w:tab w:val="num" w:pos="2880"/>
        </w:tabs>
        <w:ind w:left="2880" w:hanging="360"/>
      </w:pPr>
      <w:rPr>
        <w:rFonts w:ascii="Times New Roman" w:hAnsi="Times New Roman" w:hint="default"/>
      </w:rPr>
    </w:lvl>
    <w:lvl w:ilvl="4" w:tplc="93140A92" w:tentative="1">
      <w:start w:val="1"/>
      <w:numFmt w:val="bullet"/>
      <w:lvlText w:val="•"/>
      <w:lvlJc w:val="left"/>
      <w:pPr>
        <w:tabs>
          <w:tab w:val="num" w:pos="3600"/>
        </w:tabs>
        <w:ind w:left="3600" w:hanging="360"/>
      </w:pPr>
      <w:rPr>
        <w:rFonts w:ascii="Times New Roman" w:hAnsi="Times New Roman" w:hint="default"/>
      </w:rPr>
    </w:lvl>
    <w:lvl w:ilvl="5" w:tplc="C00E4DE4" w:tentative="1">
      <w:start w:val="1"/>
      <w:numFmt w:val="bullet"/>
      <w:lvlText w:val="•"/>
      <w:lvlJc w:val="left"/>
      <w:pPr>
        <w:tabs>
          <w:tab w:val="num" w:pos="4320"/>
        </w:tabs>
        <w:ind w:left="4320" w:hanging="360"/>
      </w:pPr>
      <w:rPr>
        <w:rFonts w:ascii="Times New Roman" w:hAnsi="Times New Roman" w:hint="default"/>
      </w:rPr>
    </w:lvl>
    <w:lvl w:ilvl="6" w:tplc="85C422C8" w:tentative="1">
      <w:start w:val="1"/>
      <w:numFmt w:val="bullet"/>
      <w:lvlText w:val="•"/>
      <w:lvlJc w:val="left"/>
      <w:pPr>
        <w:tabs>
          <w:tab w:val="num" w:pos="5040"/>
        </w:tabs>
        <w:ind w:left="5040" w:hanging="360"/>
      </w:pPr>
      <w:rPr>
        <w:rFonts w:ascii="Times New Roman" w:hAnsi="Times New Roman" w:hint="default"/>
      </w:rPr>
    </w:lvl>
    <w:lvl w:ilvl="7" w:tplc="A120C29C" w:tentative="1">
      <w:start w:val="1"/>
      <w:numFmt w:val="bullet"/>
      <w:lvlText w:val="•"/>
      <w:lvlJc w:val="left"/>
      <w:pPr>
        <w:tabs>
          <w:tab w:val="num" w:pos="5760"/>
        </w:tabs>
        <w:ind w:left="5760" w:hanging="360"/>
      </w:pPr>
      <w:rPr>
        <w:rFonts w:ascii="Times New Roman" w:hAnsi="Times New Roman" w:hint="default"/>
      </w:rPr>
    </w:lvl>
    <w:lvl w:ilvl="8" w:tplc="63BA5F0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398493D"/>
    <w:multiLevelType w:val="multilevel"/>
    <w:tmpl w:val="D094384E"/>
    <w:lvl w:ilvl="0">
      <w:start w:val="9"/>
      <w:numFmt w:val="decimal"/>
      <w:lvlText w:val="%1"/>
      <w:lvlJc w:val="left"/>
      <w:pPr>
        <w:tabs>
          <w:tab w:val="num" w:pos="2880"/>
        </w:tabs>
        <w:ind w:left="2880" w:hanging="2880"/>
      </w:pPr>
      <w:rPr>
        <w:rFonts w:hint="default"/>
        <w:sz w:val="24"/>
        <w:u w:val="none"/>
      </w:rPr>
    </w:lvl>
    <w:lvl w:ilvl="1">
      <w:start w:val="22"/>
      <w:numFmt w:val="decimal"/>
      <w:lvlText w:val="%1-%2"/>
      <w:lvlJc w:val="left"/>
      <w:pPr>
        <w:tabs>
          <w:tab w:val="num" w:pos="2880"/>
        </w:tabs>
        <w:ind w:left="2880" w:hanging="2880"/>
      </w:pPr>
      <w:rPr>
        <w:rFonts w:hint="default"/>
        <w:sz w:val="24"/>
        <w:u w:val="none"/>
      </w:rPr>
    </w:lvl>
    <w:lvl w:ilvl="2">
      <w:start w:val="5"/>
      <w:numFmt w:val="decimalZero"/>
      <w:lvlText w:val="%1-%2-%3"/>
      <w:lvlJc w:val="left"/>
      <w:pPr>
        <w:tabs>
          <w:tab w:val="num" w:pos="2880"/>
        </w:tabs>
        <w:ind w:left="2880" w:hanging="2880"/>
      </w:pPr>
      <w:rPr>
        <w:rFonts w:hint="default"/>
        <w:sz w:val="24"/>
        <w:u w:val="none"/>
      </w:rPr>
    </w:lvl>
    <w:lvl w:ilvl="3">
      <w:start w:val="1"/>
      <w:numFmt w:val="decimal"/>
      <w:lvlText w:val="%1-%2-%3.%4"/>
      <w:lvlJc w:val="left"/>
      <w:pPr>
        <w:tabs>
          <w:tab w:val="num" w:pos="2880"/>
        </w:tabs>
        <w:ind w:left="2880" w:hanging="2880"/>
      </w:pPr>
      <w:rPr>
        <w:rFonts w:hint="default"/>
        <w:sz w:val="24"/>
        <w:u w:val="none"/>
      </w:rPr>
    </w:lvl>
    <w:lvl w:ilvl="4">
      <w:start w:val="1"/>
      <w:numFmt w:val="decimal"/>
      <w:lvlText w:val="%1-%2-%3.%4.%5"/>
      <w:lvlJc w:val="left"/>
      <w:pPr>
        <w:tabs>
          <w:tab w:val="num" w:pos="2880"/>
        </w:tabs>
        <w:ind w:left="2880" w:hanging="2880"/>
      </w:pPr>
      <w:rPr>
        <w:rFonts w:hint="default"/>
        <w:sz w:val="24"/>
        <w:u w:val="none"/>
      </w:rPr>
    </w:lvl>
    <w:lvl w:ilvl="5">
      <w:start w:val="1"/>
      <w:numFmt w:val="decimal"/>
      <w:lvlText w:val="%1-%2-%3.%4.%5.%6"/>
      <w:lvlJc w:val="left"/>
      <w:pPr>
        <w:tabs>
          <w:tab w:val="num" w:pos="2880"/>
        </w:tabs>
        <w:ind w:left="2880" w:hanging="2880"/>
      </w:pPr>
      <w:rPr>
        <w:rFonts w:hint="default"/>
        <w:sz w:val="24"/>
        <w:u w:val="none"/>
      </w:rPr>
    </w:lvl>
    <w:lvl w:ilvl="6">
      <w:start w:val="1"/>
      <w:numFmt w:val="decimal"/>
      <w:lvlText w:val="%1-%2-%3.%4.%5.%6.%7"/>
      <w:lvlJc w:val="left"/>
      <w:pPr>
        <w:tabs>
          <w:tab w:val="num" w:pos="2880"/>
        </w:tabs>
        <w:ind w:left="2880" w:hanging="2880"/>
      </w:pPr>
      <w:rPr>
        <w:rFonts w:hint="default"/>
        <w:sz w:val="24"/>
        <w:u w:val="none"/>
      </w:rPr>
    </w:lvl>
    <w:lvl w:ilvl="7">
      <w:start w:val="1"/>
      <w:numFmt w:val="decimal"/>
      <w:lvlText w:val="%1-%2-%3.%4.%5.%6.%7.%8"/>
      <w:lvlJc w:val="left"/>
      <w:pPr>
        <w:tabs>
          <w:tab w:val="num" w:pos="2880"/>
        </w:tabs>
        <w:ind w:left="2880" w:hanging="2880"/>
      </w:pPr>
      <w:rPr>
        <w:rFonts w:hint="default"/>
        <w:sz w:val="24"/>
        <w:u w:val="none"/>
      </w:rPr>
    </w:lvl>
    <w:lvl w:ilvl="8">
      <w:start w:val="1"/>
      <w:numFmt w:val="decimal"/>
      <w:lvlText w:val="%1-%2-%3.%4.%5.%6.%7.%8.%9"/>
      <w:lvlJc w:val="left"/>
      <w:pPr>
        <w:tabs>
          <w:tab w:val="num" w:pos="2880"/>
        </w:tabs>
        <w:ind w:left="2880" w:hanging="2880"/>
      </w:pPr>
      <w:rPr>
        <w:rFonts w:hint="default"/>
        <w:sz w:val="24"/>
        <w:u w:val="none"/>
      </w:rPr>
    </w:lvl>
  </w:abstractNum>
  <w:abstractNum w:abstractNumId="19" w15:restartNumberingAfterBreak="0">
    <w:nsid w:val="23AA58F3"/>
    <w:multiLevelType w:val="hybridMultilevel"/>
    <w:tmpl w:val="47528592"/>
    <w:lvl w:ilvl="0" w:tplc="DE027EBA">
      <w:start w:val="1"/>
      <w:numFmt w:val="bullet"/>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0" w15:restartNumberingAfterBreak="0">
    <w:nsid w:val="255D29E2"/>
    <w:multiLevelType w:val="hybridMultilevel"/>
    <w:tmpl w:val="1750C09E"/>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BD547BD"/>
    <w:multiLevelType w:val="hybridMultilevel"/>
    <w:tmpl w:val="BB5ADA9C"/>
    <w:lvl w:ilvl="0" w:tplc="5738941A">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2BED4D97"/>
    <w:multiLevelType w:val="hybridMultilevel"/>
    <w:tmpl w:val="7F5A19B2"/>
    <w:lvl w:ilvl="0" w:tplc="73BEA68A">
      <w:numFmt w:val="bullet"/>
      <w:lvlText w:val="-"/>
      <w:lvlJc w:val="left"/>
      <w:pPr>
        <w:tabs>
          <w:tab w:val="num" w:pos="540"/>
        </w:tabs>
        <w:ind w:left="540" w:hanging="360"/>
      </w:pPr>
      <w:rPr>
        <w:rFonts w:ascii="Times New Roman" w:eastAsia="Times New Roman" w:hAnsi="Times New Roman" w:cs="Times New Roman"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3" w15:restartNumberingAfterBreak="0">
    <w:nsid w:val="2CBE3006"/>
    <w:multiLevelType w:val="hybridMultilevel"/>
    <w:tmpl w:val="7EBA3C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0F47B4"/>
    <w:multiLevelType w:val="hybridMultilevel"/>
    <w:tmpl w:val="9B6858D8"/>
    <w:lvl w:ilvl="0" w:tplc="DE027EBA">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5" w15:restartNumberingAfterBreak="0">
    <w:nsid w:val="3BCC36C7"/>
    <w:multiLevelType w:val="hybridMultilevel"/>
    <w:tmpl w:val="475E442E"/>
    <w:lvl w:ilvl="0" w:tplc="DE027EBA">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5E6F47"/>
    <w:multiLevelType w:val="hybridMultilevel"/>
    <w:tmpl w:val="8EB40648"/>
    <w:lvl w:ilvl="0" w:tplc="DE027EBA">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487C1269"/>
    <w:multiLevelType w:val="hybridMultilevel"/>
    <w:tmpl w:val="F56AA43A"/>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44243B"/>
    <w:multiLevelType w:val="hybridMultilevel"/>
    <w:tmpl w:val="6B10AF0E"/>
    <w:lvl w:ilvl="0" w:tplc="5738941A">
      <w:start w:val="1"/>
      <w:numFmt w:val="bullet"/>
      <w:lvlText w:val=""/>
      <w:lvlJc w:val="left"/>
      <w:pPr>
        <w:tabs>
          <w:tab w:val="num" w:pos="576"/>
        </w:tabs>
        <w:ind w:left="57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4C617BAA"/>
    <w:multiLevelType w:val="hybridMultilevel"/>
    <w:tmpl w:val="07E649C8"/>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BF6820"/>
    <w:multiLevelType w:val="multilevel"/>
    <w:tmpl w:val="A50E7BA4"/>
    <w:lvl w:ilvl="0">
      <w:start w:val="10"/>
      <w:numFmt w:val="decimal"/>
      <w:lvlText w:val="%1"/>
      <w:lvlJc w:val="left"/>
      <w:pPr>
        <w:tabs>
          <w:tab w:val="num" w:pos="4530"/>
        </w:tabs>
        <w:ind w:left="4530" w:hanging="4530"/>
      </w:pPr>
      <w:rPr>
        <w:rFonts w:hint="default"/>
        <w:u w:val="none"/>
      </w:rPr>
    </w:lvl>
    <w:lvl w:ilvl="1">
      <w:start w:val="27"/>
      <w:numFmt w:val="decimal"/>
      <w:lvlText w:val="%1-%2"/>
      <w:lvlJc w:val="left"/>
      <w:pPr>
        <w:tabs>
          <w:tab w:val="num" w:pos="4530"/>
        </w:tabs>
        <w:ind w:left="4530" w:hanging="4530"/>
      </w:pPr>
      <w:rPr>
        <w:rFonts w:hint="default"/>
        <w:u w:val="none"/>
      </w:rPr>
    </w:lvl>
    <w:lvl w:ilvl="2">
      <w:start w:val="5"/>
      <w:numFmt w:val="decimalZero"/>
      <w:lvlText w:val="%1-%2-%3"/>
      <w:lvlJc w:val="left"/>
      <w:pPr>
        <w:tabs>
          <w:tab w:val="num" w:pos="4530"/>
        </w:tabs>
        <w:ind w:left="4530" w:hanging="4530"/>
      </w:pPr>
      <w:rPr>
        <w:rFonts w:hint="default"/>
        <w:u w:val="none"/>
      </w:rPr>
    </w:lvl>
    <w:lvl w:ilvl="3">
      <w:start w:val="1"/>
      <w:numFmt w:val="decimal"/>
      <w:lvlText w:val="%1-%2-%3.%4"/>
      <w:lvlJc w:val="left"/>
      <w:pPr>
        <w:tabs>
          <w:tab w:val="num" w:pos="4530"/>
        </w:tabs>
        <w:ind w:left="4530" w:hanging="4530"/>
      </w:pPr>
      <w:rPr>
        <w:rFonts w:hint="default"/>
        <w:u w:val="none"/>
      </w:rPr>
    </w:lvl>
    <w:lvl w:ilvl="4">
      <w:start w:val="1"/>
      <w:numFmt w:val="decimal"/>
      <w:lvlText w:val="%1-%2-%3.%4.%5"/>
      <w:lvlJc w:val="left"/>
      <w:pPr>
        <w:tabs>
          <w:tab w:val="num" w:pos="4530"/>
        </w:tabs>
        <w:ind w:left="4530" w:hanging="4530"/>
      </w:pPr>
      <w:rPr>
        <w:rFonts w:hint="default"/>
        <w:u w:val="none"/>
      </w:rPr>
    </w:lvl>
    <w:lvl w:ilvl="5">
      <w:start w:val="1"/>
      <w:numFmt w:val="decimal"/>
      <w:lvlText w:val="%1-%2-%3.%4.%5.%6"/>
      <w:lvlJc w:val="left"/>
      <w:pPr>
        <w:tabs>
          <w:tab w:val="num" w:pos="4530"/>
        </w:tabs>
        <w:ind w:left="4530" w:hanging="4530"/>
      </w:pPr>
      <w:rPr>
        <w:rFonts w:hint="default"/>
        <w:u w:val="none"/>
      </w:rPr>
    </w:lvl>
    <w:lvl w:ilvl="6">
      <w:start w:val="1"/>
      <w:numFmt w:val="decimal"/>
      <w:lvlText w:val="%1-%2-%3.%4.%5.%6.%7"/>
      <w:lvlJc w:val="left"/>
      <w:pPr>
        <w:tabs>
          <w:tab w:val="num" w:pos="4530"/>
        </w:tabs>
        <w:ind w:left="4530" w:hanging="4530"/>
      </w:pPr>
      <w:rPr>
        <w:rFonts w:hint="default"/>
        <w:u w:val="none"/>
      </w:rPr>
    </w:lvl>
    <w:lvl w:ilvl="7">
      <w:start w:val="1"/>
      <w:numFmt w:val="decimal"/>
      <w:lvlText w:val="%1-%2-%3.%4.%5.%6.%7.%8"/>
      <w:lvlJc w:val="left"/>
      <w:pPr>
        <w:tabs>
          <w:tab w:val="num" w:pos="4530"/>
        </w:tabs>
        <w:ind w:left="4530" w:hanging="4530"/>
      </w:pPr>
      <w:rPr>
        <w:rFonts w:hint="default"/>
        <w:u w:val="none"/>
      </w:rPr>
    </w:lvl>
    <w:lvl w:ilvl="8">
      <w:start w:val="1"/>
      <w:numFmt w:val="decimal"/>
      <w:lvlText w:val="%1-%2-%3.%4.%5.%6.%7.%8.%9"/>
      <w:lvlJc w:val="left"/>
      <w:pPr>
        <w:tabs>
          <w:tab w:val="num" w:pos="4530"/>
        </w:tabs>
        <w:ind w:left="4530" w:hanging="4530"/>
      </w:pPr>
      <w:rPr>
        <w:rFonts w:hint="default"/>
        <w:u w:val="none"/>
      </w:rPr>
    </w:lvl>
  </w:abstractNum>
  <w:abstractNum w:abstractNumId="31" w15:restartNumberingAfterBreak="0">
    <w:nsid w:val="4EE61AE3"/>
    <w:multiLevelType w:val="hybridMultilevel"/>
    <w:tmpl w:val="770EF0AC"/>
    <w:lvl w:ilvl="0" w:tplc="DE027EBA">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2" w15:restartNumberingAfterBreak="0">
    <w:nsid w:val="50DC4D46"/>
    <w:multiLevelType w:val="hybridMultilevel"/>
    <w:tmpl w:val="6C0465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B07C4E"/>
    <w:multiLevelType w:val="hybridMultilevel"/>
    <w:tmpl w:val="0FB86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4B3974"/>
    <w:multiLevelType w:val="hybridMultilevel"/>
    <w:tmpl w:val="CCC40BF8"/>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762214A"/>
    <w:multiLevelType w:val="hybridMultilevel"/>
    <w:tmpl w:val="D66EEED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57C73A5C"/>
    <w:multiLevelType w:val="hybridMultilevel"/>
    <w:tmpl w:val="D884F60C"/>
    <w:lvl w:ilvl="0" w:tplc="DE027EBA">
      <w:start w:val="1"/>
      <w:numFmt w:val="bullet"/>
      <w:lvlText w:val=""/>
      <w:lvlJc w:val="left"/>
      <w:pPr>
        <w:tabs>
          <w:tab w:val="num" w:pos="720"/>
        </w:tabs>
        <w:ind w:left="720" w:hanging="360"/>
      </w:pPr>
      <w:rPr>
        <w:rFonts w:ascii="Symbol" w:hAnsi="Symbol" w:hint="default"/>
      </w:rPr>
    </w:lvl>
    <w:lvl w:ilvl="1" w:tplc="D536FBDA">
      <w:start w:val="4"/>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4162A9"/>
    <w:multiLevelType w:val="hybridMultilevel"/>
    <w:tmpl w:val="95520472"/>
    <w:lvl w:ilvl="0" w:tplc="DE027EBA">
      <w:start w:val="1"/>
      <w:numFmt w:val="bullet"/>
      <w:lvlText w:val=""/>
      <w:lvlJc w:val="left"/>
      <w:pPr>
        <w:tabs>
          <w:tab w:val="num" w:pos="915"/>
        </w:tabs>
        <w:ind w:left="915" w:hanging="360"/>
      </w:pPr>
      <w:rPr>
        <w:rFonts w:ascii="Symbol" w:hAnsi="Symbol" w:hint="default"/>
      </w:rPr>
    </w:lvl>
    <w:lvl w:ilvl="1" w:tplc="04090003" w:tentative="1">
      <w:start w:val="1"/>
      <w:numFmt w:val="bullet"/>
      <w:lvlText w:val="o"/>
      <w:lvlJc w:val="left"/>
      <w:pPr>
        <w:tabs>
          <w:tab w:val="num" w:pos="1635"/>
        </w:tabs>
        <w:ind w:left="1635" w:hanging="360"/>
      </w:pPr>
      <w:rPr>
        <w:rFonts w:ascii="Courier New" w:hAnsi="Courier New" w:hint="default"/>
      </w:rPr>
    </w:lvl>
    <w:lvl w:ilvl="2" w:tplc="04090005" w:tentative="1">
      <w:start w:val="1"/>
      <w:numFmt w:val="bullet"/>
      <w:lvlText w:val=""/>
      <w:lvlJc w:val="left"/>
      <w:pPr>
        <w:tabs>
          <w:tab w:val="num" w:pos="2355"/>
        </w:tabs>
        <w:ind w:left="2355" w:hanging="360"/>
      </w:pPr>
      <w:rPr>
        <w:rFonts w:ascii="Wingdings" w:hAnsi="Wingdings" w:hint="default"/>
      </w:rPr>
    </w:lvl>
    <w:lvl w:ilvl="3" w:tplc="04090001" w:tentative="1">
      <w:start w:val="1"/>
      <w:numFmt w:val="bullet"/>
      <w:lvlText w:val=""/>
      <w:lvlJc w:val="left"/>
      <w:pPr>
        <w:tabs>
          <w:tab w:val="num" w:pos="3075"/>
        </w:tabs>
        <w:ind w:left="3075" w:hanging="360"/>
      </w:pPr>
      <w:rPr>
        <w:rFonts w:ascii="Symbol" w:hAnsi="Symbol" w:hint="default"/>
      </w:rPr>
    </w:lvl>
    <w:lvl w:ilvl="4" w:tplc="04090003" w:tentative="1">
      <w:start w:val="1"/>
      <w:numFmt w:val="bullet"/>
      <w:lvlText w:val="o"/>
      <w:lvlJc w:val="left"/>
      <w:pPr>
        <w:tabs>
          <w:tab w:val="num" w:pos="3795"/>
        </w:tabs>
        <w:ind w:left="3795" w:hanging="360"/>
      </w:pPr>
      <w:rPr>
        <w:rFonts w:ascii="Courier New" w:hAnsi="Courier New" w:hint="default"/>
      </w:rPr>
    </w:lvl>
    <w:lvl w:ilvl="5" w:tplc="04090005" w:tentative="1">
      <w:start w:val="1"/>
      <w:numFmt w:val="bullet"/>
      <w:lvlText w:val=""/>
      <w:lvlJc w:val="left"/>
      <w:pPr>
        <w:tabs>
          <w:tab w:val="num" w:pos="4515"/>
        </w:tabs>
        <w:ind w:left="4515" w:hanging="360"/>
      </w:pPr>
      <w:rPr>
        <w:rFonts w:ascii="Wingdings" w:hAnsi="Wingdings" w:hint="default"/>
      </w:rPr>
    </w:lvl>
    <w:lvl w:ilvl="6" w:tplc="04090001" w:tentative="1">
      <w:start w:val="1"/>
      <w:numFmt w:val="bullet"/>
      <w:lvlText w:val=""/>
      <w:lvlJc w:val="left"/>
      <w:pPr>
        <w:tabs>
          <w:tab w:val="num" w:pos="5235"/>
        </w:tabs>
        <w:ind w:left="5235" w:hanging="360"/>
      </w:pPr>
      <w:rPr>
        <w:rFonts w:ascii="Symbol" w:hAnsi="Symbol" w:hint="default"/>
      </w:rPr>
    </w:lvl>
    <w:lvl w:ilvl="7" w:tplc="04090003" w:tentative="1">
      <w:start w:val="1"/>
      <w:numFmt w:val="bullet"/>
      <w:lvlText w:val="o"/>
      <w:lvlJc w:val="left"/>
      <w:pPr>
        <w:tabs>
          <w:tab w:val="num" w:pos="5955"/>
        </w:tabs>
        <w:ind w:left="5955" w:hanging="360"/>
      </w:pPr>
      <w:rPr>
        <w:rFonts w:ascii="Courier New" w:hAnsi="Courier New" w:hint="default"/>
      </w:rPr>
    </w:lvl>
    <w:lvl w:ilvl="8" w:tplc="04090005" w:tentative="1">
      <w:start w:val="1"/>
      <w:numFmt w:val="bullet"/>
      <w:lvlText w:val=""/>
      <w:lvlJc w:val="left"/>
      <w:pPr>
        <w:tabs>
          <w:tab w:val="num" w:pos="6675"/>
        </w:tabs>
        <w:ind w:left="6675" w:hanging="360"/>
      </w:pPr>
      <w:rPr>
        <w:rFonts w:ascii="Wingdings" w:hAnsi="Wingdings" w:hint="default"/>
      </w:rPr>
    </w:lvl>
  </w:abstractNum>
  <w:abstractNum w:abstractNumId="38" w15:restartNumberingAfterBreak="0">
    <w:nsid w:val="5F1D137C"/>
    <w:multiLevelType w:val="hybridMultilevel"/>
    <w:tmpl w:val="2F74E80A"/>
    <w:lvl w:ilvl="0" w:tplc="69763E3E">
      <w:numFmt w:val="bullet"/>
      <w:lvlText w:val=""/>
      <w:lvlJc w:val="left"/>
      <w:pPr>
        <w:ind w:left="720" w:hanging="360"/>
      </w:pPr>
      <w:rPr>
        <w:rFonts w:ascii="Wingdings" w:eastAsiaTheme="minorEastAsia" w:hAnsi="Wingdings" w:cstheme="minorBid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272CAE"/>
    <w:multiLevelType w:val="multilevel"/>
    <w:tmpl w:val="AB9C317A"/>
    <w:lvl w:ilvl="0">
      <w:start w:val="9"/>
      <w:numFmt w:val="decimal"/>
      <w:lvlText w:val="%1"/>
      <w:lvlJc w:val="left"/>
      <w:pPr>
        <w:tabs>
          <w:tab w:val="num" w:pos="2595"/>
        </w:tabs>
        <w:ind w:left="2595" w:hanging="2595"/>
      </w:pPr>
      <w:rPr>
        <w:rFonts w:hint="default"/>
        <w:b w:val="0"/>
        <w:u w:val="none"/>
      </w:rPr>
    </w:lvl>
    <w:lvl w:ilvl="1">
      <w:start w:val="20"/>
      <w:numFmt w:val="decimal"/>
      <w:lvlText w:val="%1-%2"/>
      <w:lvlJc w:val="left"/>
      <w:pPr>
        <w:tabs>
          <w:tab w:val="num" w:pos="2595"/>
        </w:tabs>
        <w:ind w:left="2595" w:hanging="2595"/>
      </w:pPr>
      <w:rPr>
        <w:rFonts w:hint="default"/>
        <w:b w:val="0"/>
        <w:u w:val="none"/>
      </w:rPr>
    </w:lvl>
    <w:lvl w:ilvl="2">
      <w:start w:val="5"/>
      <w:numFmt w:val="decimalZero"/>
      <w:lvlText w:val="%1-%2-%3"/>
      <w:lvlJc w:val="left"/>
      <w:pPr>
        <w:tabs>
          <w:tab w:val="num" w:pos="2595"/>
        </w:tabs>
        <w:ind w:left="2595" w:hanging="2595"/>
      </w:pPr>
      <w:rPr>
        <w:rFonts w:hint="default"/>
        <w:b w:val="0"/>
        <w:u w:val="none"/>
      </w:rPr>
    </w:lvl>
    <w:lvl w:ilvl="3">
      <w:start w:val="1"/>
      <w:numFmt w:val="decimal"/>
      <w:lvlText w:val="%1-%2-%3.%4"/>
      <w:lvlJc w:val="left"/>
      <w:pPr>
        <w:tabs>
          <w:tab w:val="num" w:pos="2595"/>
        </w:tabs>
        <w:ind w:left="2595" w:hanging="2595"/>
      </w:pPr>
      <w:rPr>
        <w:rFonts w:hint="default"/>
        <w:b w:val="0"/>
        <w:u w:val="none"/>
      </w:rPr>
    </w:lvl>
    <w:lvl w:ilvl="4">
      <w:start w:val="1"/>
      <w:numFmt w:val="decimal"/>
      <w:lvlText w:val="%1-%2-%3.%4.%5"/>
      <w:lvlJc w:val="left"/>
      <w:pPr>
        <w:tabs>
          <w:tab w:val="num" w:pos="2595"/>
        </w:tabs>
        <w:ind w:left="2595" w:hanging="2595"/>
      </w:pPr>
      <w:rPr>
        <w:rFonts w:hint="default"/>
        <w:b w:val="0"/>
        <w:u w:val="none"/>
      </w:rPr>
    </w:lvl>
    <w:lvl w:ilvl="5">
      <w:start w:val="1"/>
      <w:numFmt w:val="decimal"/>
      <w:lvlText w:val="%1-%2-%3.%4.%5.%6"/>
      <w:lvlJc w:val="left"/>
      <w:pPr>
        <w:tabs>
          <w:tab w:val="num" w:pos="2595"/>
        </w:tabs>
        <w:ind w:left="2595" w:hanging="2595"/>
      </w:pPr>
      <w:rPr>
        <w:rFonts w:hint="default"/>
        <w:b w:val="0"/>
        <w:u w:val="none"/>
      </w:rPr>
    </w:lvl>
    <w:lvl w:ilvl="6">
      <w:start w:val="1"/>
      <w:numFmt w:val="decimal"/>
      <w:lvlText w:val="%1-%2-%3.%4.%5.%6.%7"/>
      <w:lvlJc w:val="left"/>
      <w:pPr>
        <w:tabs>
          <w:tab w:val="num" w:pos="2595"/>
        </w:tabs>
        <w:ind w:left="2595" w:hanging="2595"/>
      </w:pPr>
      <w:rPr>
        <w:rFonts w:hint="default"/>
        <w:b w:val="0"/>
        <w:u w:val="none"/>
      </w:rPr>
    </w:lvl>
    <w:lvl w:ilvl="7">
      <w:start w:val="1"/>
      <w:numFmt w:val="decimal"/>
      <w:lvlText w:val="%1-%2-%3.%4.%5.%6.%7.%8"/>
      <w:lvlJc w:val="left"/>
      <w:pPr>
        <w:tabs>
          <w:tab w:val="num" w:pos="2595"/>
        </w:tabs>
        <w:ind w:left="2595" w:hanging="2595"/>
      </w:pPr>
      <w:rPr>
        <w:rFonts w:hint="default"/>
        <w:b w:val="0"/>
        <w:u w:val="none"/>
      </w:rPr>
    </w:lvl>
    <w:lvl w:ilvl="8">
      <w:start w:val="1"/>
      <w:numFmt w:val="decimal"/>
      <w:lvlText w:val="%1-%2-%3.%4.%5.%6.%7.%8.%9"/>
      <w:lvlJc w:val="left"/>
      <w:pPr>
        <w:tabs>
          <w:tab w:val="num" w:pos="2595"/>
        </w:tabs>
        <w:ind w:left="2595" w:hanging="2595"/>
      </w:pPr>
      <w:rPr>
        <w:rFonts w:hint="default"/>
        <w:b w:val="0"/>
        <w:u w:val="none"/>
      </w:rPr>
    </w:lvl>
  </w:abstractNum>
  <w:abstractNum w:abstractNumId="40" w15:restartNumberingAfterBreak="0">
    <w:nsid w:val="62E11D45"/>
    <w:multiLevelType w:val="hybridMultilevel"/>
    <w:tmpl w:val="2188C916"/>
    <w:lvl w:ilvl="0" w:tplc="6C4AAE02">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5930320"/>
    <w:multiLevelType w:val="hybridMultilevel"/>
    <w:tmpl w:val="1520F544"/>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092897"/>
    <w:multiLevelType w:val="hybridMultilevel"/>
    <w:tmpl w:val="C2B2CBC8"/>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660CD8"/>
    <w:multiLevelType w:val="hybridMultilevel"/>
    <w:tmpl w:val="D8DAC286"/>
    <w:lvl w:ilvl="0" w:tplc="DE027EBA">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2A2C"/>
    <w:multiLevelType w:val="hybridMultilevel"/>
    <w:tmpl w:val="2E305622"/>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9BE338F"/>
    <w:multiLevelType w:val="hybridMultilevel"/>
    <w:tmpl w:val="67AE1070"/>
    <w:lvl w:ilvl="0" w:tplc="DE027EB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E780694"/>
    <w:multiLevelType w:val="hybridMultilevel"/>
    <w:tmpl w:val="FA54263C"/>
    <w:lvl w:ilvl="0" w:tplc="DE027EBA">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num w:numId="1">
    <w:abstractNumId w:val="17"/>
  </w:num>
  <w:num w:numId="2">
    <w:abstractNumId w:val="5"/>
  </w:num>
  <w:num w:numId="3">
    <w:abstractNumId w:val="13"/>
  </w:num>
  <w:num w:numId="4">
    <w:abstractNumId w:val="26"/>
  </w:num>
  <w:num w:numId="5">
    <w:abstractNumId w:val="0"/>
  </w:num>
  <w:num w:numId="6">
    <w:abstractNumId w:val="20"/>
  </w:num>
  <w:num w:numId="7">
    <w:abstractNumId w:val="16"/>
  </w:num>
  <w:num w:numId="8">
    <w:abstractNumId w:val="31"/>
  </w:num>
  <w:num w:numId="9">
    <w:abstractNumId w:val="25"/>
  </w:num>
  <w:num w:numId="10">
    <w:abstractNumId w:val="42"/>
  </w:num>
  <w:num w:numId="11">
    <w:abstractNumId w:val="15"/>
  </w:num>
  <w:num w:numId="12">
    <w:abstractNumId w:val="29"/>
  </w:num>
  <w:num w:numId="13">
    <w:abstractNumId w:val="2"/>
  </w:num>
  <w:num w:numId="14">
    <w:abstractNumId w:val="37"/>
  </w:num>
  <w:num w:numId="15">
    <w:abstractNumId w:val="41"/>
  </w:num>
  <w:num w:numId="16">
    <w:abstractNumId w:val="44"/>
  </w:num>
  <w:num w:numId="17">
    <w:abstractNumId w:val="39"/>
  </w:num>
  <w:num w:numId="18">
    <w:abstractNumId w:val="24"/>
  </w:num>
  <w:num w:numId="19">
    <w:abstractNumId w:val="1"/>
  </w:num>
  <w:num w:numId="20">
    <w:abstractNumId w:val="18"/>
  </w:num>
  <w:num w:numId="21">
    <w:abstractNumId w:val="22"/>
  </w:num>
  <w:num w:numId="22">
    <w:abstractNumId w:val="43"/>
  </w:num>
  <w:num w:numId="23">
    <w:abstractNumId w:val="30"/>
  </w:num>
  <w:num w:numId="24">
    <w:abstractNumId w:val="36"/>
  </w:num>
  <w:num w:numId="25">
    <w:abstractNumId w:val="12"/>
  </w:num>
  <w:num w:numId="26">
    <w:abstractNumId w:val="10"/>
  </w:num>
  <w:num w:numId="27">
    <w:abstractNumId w:val="46"/>
  </w:num>
  <w:num w:numId="28">
    <w:abstractNumId w:val="6"/>
  </w:num>
  <w:num w:numId="29">
    <w:abstractNumId w:val="9"/>
  </w:num>
  <w:num w:numId="30">
    <w:abstractNumId w:val="45"/>
  </w:num>
  <w:num w:numId="31">
    <w:abstractNumId w:val="14"/>
  </w:num>
  <w:num w:numId="32">
    <w:abstractNumId w:val="27"/>
  </w:num>
  <w:num w:numId="33">
    <w:abstractNumId w:val="34"/>
  </w:num>
  <w:num w:numId="34">
    <w:abstractNumId w:val="19"/>
  </w:num>
  <w:num w:numId="35">
    <w:abstractNumId w:val="32"/>
  </w:num>
  <w:num w:numId="36">
    <w:abstractNumId w:val="3"/>
  </w:num>
  <w:num w:numId="37">
    <w:abstractNumId w:val="8"/>
  </w:num>
  <w:num w:numId="38">
    <w:abstractNumId w:val="21"/>
  </w:num>
  <w:num w:numId="39">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8"/>
  </w:num>
  <w:num w:numId="42">
    <w:abstractNumId w:val="23"/>
  </w:num>
  <w:num w:numId="43">
    <w:abstractNumId w:val="40"/>
  </w:num>
  <w:num w:numId="44">
    <w:abstractNumId w:val="33"/>
  </w:num>
  <w:num w:numId="45">
    <w:abstractNumId w:val="11"/>
  </w:num>
  <w:num w:numId="46">
    <w:abstractNumId w:val="35"/>
  </w:num>
  <w:num w:numId="47">
    <w:abstractNumId w:val="4"/>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832"/>
    <w:rsid w:val="00006182"/>
    <w:rsid w:val="000156CF"/>
    <w:rsid w:val="00030135"/>
    <w:rsid w:val="00037281"/>
    <w:rsid w:val="00044035"/>
    <w:rsid w:val="00070400"/>
    <w:rsid w:val="00072452"/>
    <w:rsid w:val="00072F60"/>
    <w:rsid w:val="00075593"/>
    <w:rsid w:val="000909F5"/>
    <w:rsid w:val="000B0F85"/>
    <w:rsid w:val="000B6858"/>
    <w:rsid w:val="000D78A1"/>
    <w:rsid w:val="000F2C50"/>
    <w:rsid w:val="000F36C0"/>
    <w:rsid w:val="001205A7"/>
    <w:rsid w:val="00123832"/>
    <w:rsid w:val="00135511"/>
    <w:rsid w:val="00136FE8"/>
    <w:rsid w:val="00140835"/>
    <w:rsid w:val="00147478"/>
    <w:rsid w:val="0015535E"/>
    <w:rsid w:val="0017232E"/>
    <w:rsid w:val="00177293"/>
    <w:rsid w:val="00186A26"/>
    <w:rsid w:val="0019019C"/>
    <w:rsid w:val="001B026C"/>
    <w:rsid w:val="001B27CD"/>
    <w:rsid w:val="001B5DD3"/>
    <w:rsid w:val="001C69E5"/>
    <w:rsid w:val="001C6AF2"/>
    <w:rsid w:val="001C70A7"/>
    <w:rsid w:val="001D7597"/>
    <w:rsid w:val="001E0DBD"/>
    <w:rsid w:val="001E4C44"/>
    <w:rsid w:val="001E6F7F"/>
    <w:rsid w:val="001E7B63"/>
    <w:rsid w:val="00203C05"/>
    <w:rsid w:val="00217869"/>
    <w:rsid w:val="00233651"/>
    <w:rsid w:val="0023390F"/>
    <w:rsid w:val="00236396"/>
    <w:rsid w:val="00252A2E"/>
    <w:rsid w:val="00262250"/>
    <w:rsid w:val="00271BCB"/>
    <w:rsid w:val="00272FE7"/>
    <w:rsid w:val="002852C2"/>
    <w:rsid w:val="00286A86"/>
    <w:rsid w:val="00294FFA"/>
    <w:rsid w:val="002A5942"/>
    <w:rsid w:val="002B632E"/>
    <w:rsid w:val="002C656F"/>
    <w:rsid w:val="002F7AA3"/>
    <w:rsid w:val="00334A4C"/>
    <w:rsid w:val="0033631E"/>
    <w:rsid w:val="003364C0"/>
    <w:rsid w:val="00346BC1"/>
    <w:rsid w:val="003755DA"/>
    <w:rsid w:val="003A1A5E"/>
    <w:rsid w:val="003B3197"/>
    <w:rsid w:val="003D20DB"/>
    <w:rsid w:val="003F3FCD"/>
    <w:rsid w:val="003F73D3"/>
    <w:rsid w:val="004034CC"/>
    <w:rsid w:val="00410799"/>
    <w:rsid w:val="00412F9E"/>
    <w:rsid w:val="00413CB1"/>
    <w:rsid w:val="004317EC"/>
    <w:rsid w:val="00451E22"/>
    <w:rsid w:val="00462154"/>
    <w:rsid w:val="00463B68"/>
    <w:rsid w:val="0047419F"/>
    <w:rsid w:val="004773C2"/>
    <w:rsid w:val="00495457"/>
    <w:rsid w:val="004964AA"/>
    <w:rsid w:val="004A09DD"/>
    <w:rsid w:val="004D21A9"/>
    <w:rsid w:val="004D7A4D"/>
    <w:rsid w:val="004E3518"/>
    <w:rsid w:val="004F6659"/>
    <w:rsid w:val="00505C1E"/>
    <w:rsid w:val="005234E0"/>
    <w:rsid w:val="00525933"/>
    <w:rsid w:val="00527602"/>
    <w:rsid w:val="00532B82"/>
    <w:rsid w:val="00542E95"/>
    <w:rsid w:val="00550CC5"/>
    <w:rsid w:val="00556F2C"/>
    <w:rsid w:val="00581D36"/>
    <w:rsid w:val="005C7C52"/>
    <w:rsid w:val="005E6248"/>
    <w:rsid w:val="00607BCA"/>
    <w:rsid w:val="006324B0"/>
    <w:rsid w:val="00636C88"/>
    <w:rsid w:val="0064324D"/>
    <w:rsid w:val="006505CE"/>
    <w:rsid w:val="00691BAD"/>
    <w:rsid w:val="006A6321"/>
    <w:rsid w:val="006D269C"/>
    <w:rsid w:val="00751EE0"/>
    <w:rsid w:val="00763176"/>
    <w:rsid w:val="00766B36"/>
    <w:rsid w:val="00770761"/>
    <w:rsid w:val="00797F56"/>
    <w:rsid w:val="007A4445"/>
    <w:rsid w:val="007B382C"/>
    <w:rsid w:val="007B5933"/>
    <w:rsid w:val="007C3902"/>
    <w:rsid w:val="00803269"/>
    <w:rsid w:val="00806ED1"/>
    <w:rsid w:val="00807F0F"/>
    <w:rsid w:val="0081045D"/>
    <w:rsid w:val="00811CB6"/>
    <w:rsid w:val="0081645E"/>
    <w:rsid w:val="008305CF"/>
    <w:rsid w:val="00843F0E"/>
    <w:rsid w:val="00845A06"/>
    <w:rsid w:val="00855001"/>
    <w:rsid w:val="00857B32"/>
    <w:rsid w:val="00873B9B"/>
    <w:rsid w:val="0087789D"/>
    <w:rsid w:val="008A5791"/>
    <w:rsid w:val="008B1B82"/>
    <w:rsid w:val="008B6810"/>
    <w:rsid w:val="008C1C7F"/>
    <w:rsid w:val="008D5FA7"/>
    <w:rsid w:val="008E02AF"/>
    <w:rsid w:val="008E12C5"/>
    <w:rsid w:val="008F577B"/>
    <w:rsid w:val="009148A1"/>
    <w:rsid w:val="00930EA4"/>
    <w:rsid w:val="009315BB"/>
    <w:rsid w:val="00990C4F"/>
    <w:rsid w:val="0099113D"/>
    <w:rsid w:val="009C3FD4"/>
    <w:rsid w:val="009D36E3"/>
    <w:rsid w:val="009F6C12"/>
    <w:rsid w:val="00A05FB2"/>
    <w:rsid w:val="00A22233"/>
    <w:rsid w:val="00A4488A"/>
    <w:rsid w:val="00A54222"/>
    <w:rsid w:val="00A62411"/>
    <w:rsid w:val="00A63861"/>
    <w:rsid w:val="00A712F8"/>
    <w:rsid w:val="00A72CDB"/>
    <w:rsid w:val="00AB024D"/>
    <w:rsid w:val="00AC2FCE"/>
    <w:rsid w:val="00AC5072"/>
    <w:rsid w:val="00AC52A5"/>
    <w:rsid w:val="00AE27FE"/>
    <w:rsid w:val="00AE7078"/>
    <w:rsid w:val="00AF6E7F"/>
    <w:rsid w:val="00B05A5E"/>
    <w:rsid w:val="00B073DF"/>
    <w:rsid w:val="00B14EBC"/>
    <w:rsid w:val="00B30C97"/>
    <w:rsid w:val="00B464CC"/>
    <w:rsid w:val="00B46F78"/>
    <w:rsid w:val="00B65E9A"/>
    <w:rsid w:val="00B7624F"/>
    <w:rsid w:val="00B8517B"/>
    <w:rsid w:val="00B92DA0"/>
    <w:rsid w:val="00BC03C9"/>
    <w:rsid w:val="00BD725C"/>
    <w:rsid w:val="00BF63BA"/>
    <w:rsid w:val="00C253DE"/>
    <w:rsid w:val="00C3386F"/>
    <w:rsid w:val="00C54E93"/>
    <w:rsid w:val="00C55DBD"/>
    <w:rsid w:val="00C63CC8"/>
    <w:rsid w:val="00C809F9"/>
    <w:rsid w:val="00C942B9"/>
    <w:rsid w:val="00CB34A9"/>
    <w:rsid w:val="00CC79D0"/>
    <w:rsid w:val="00CD5E80"/>
    <w:rsid w:val="00CE17FE"/>
    <w:rsid w:val="00CE2FA4"/>
    <w:rsid w:val="00CE3237"/>
    <w:rsid w:val="00D00437"/>
    <w:rsid w:val="00D004EC"/>
    <w:rsid w:val="00D00BA7"/>
    <w:rsid w:val="00D069E1"/>
    <w:rsid w:val="00D070EE"/>
    <w:rsid w:val="00D51489"/>
    <w:rsid w:val="00D63FA5"/>
    <w:rsid w:val="00D95B8F"/>
    <w:rsid w:val="00DC1786"/>
    <w:rsid w:val="00DC19B5"/>
    <w:rsid w:val="00DD20B5"/>
    <w:rsid w:val="00DF41FD"/>
    <w:rsid w:val="00E1031D"/>
    <w:rsid w:val="00E24C4F"/>
    <w:rsid w:val="00E341F7"/>
    <w:rsid w:val="00E40187"/>
    <w:rsid w:val="00E5623C"/>
    <w:rsid w:val="00E647D7"/>
    <w:rsid w:val="00E77C50"/>
    <w:rsid w:val="00E84626"/>
    <w:rsid w:val="00E861EB"/>
    <w:rsid w:val="00E86F2D"/>
    <w:rsid w:val="00EA629A"/>
    <w:rsid w:val="00EA6692"/>
    <w:rsid w:val="00EB044C"/>
    <w:rsid w:val="00EC1A00"/>
    <w:rsid w:val="00EE5608"/>
    <w:rsid w:val="00EF41DD"/>
    <w:rsid w:val="00F0213C"/>
    <w:rsid w:val="00F1172C"/>
    <w:rsid w:val="00F23D22"/>
    <w:rsid w:val="00F301E1"/>
    <w:rsid w:val="00F87A2F"/>
    <w:rsid w:val="00FA4079"/>
    <w:rsid w:val="00FA5E83"/>
    <w:rsid w:val="00FA7074"/>
    <w:rsid w:val="00FC1EA4"/>
    <w:rsid w:val="00FC49DE"/>
    <w:rsid w:val="00FC7C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5:chartTrackingRefBased/>
  <w15:docId w15:val="{EF112AA2-56AD-4BC9-9F48-2CFB5DD9E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2"/>
      <w:szCs w:val="22"/>
      <w:lang w:eastAsia="en-US"/>
    </w:rPr>
  </w:style>
  <w:style w:type="paragraph" w:styleId="Heading1">
    <w:name w:val="heading 1"/>
    <w:basedOn w:val="Normal"/>
    <w:qFormat/>
    <w:pPr>
      <w:spacing w:before="100" w:beforeAutospacing="1" w:after="100" w:afterAutospacing="1"/>
      <w:outlineLvl w:val="0"/>
    </w:pPr>
    <w:rPr>
      <w:rFonts w:ascii="Verdana" w:eastAsia="Arial Unicode MS" w:hAnsi="Verdana" w:cs="Arial Unicode MS"/>
      <w:b/>
      <w:bCs/>
      <w:kern w:val="36"/>
      <w:sz w:val="32"/>
      <w:szCs w:val="32"/>
    </w:rPr>
  </w:style>
  <w:style w:type="paragraph" w:styleId="Heading2">
    <w:name w:val="heading 2"/>
    <w:basedOn w:val="Normal"/>
    <w:next w:val="Normal"/>
    <w:qFormat/>
    <w:pPr>
      <w:keepNext/>
      <w:spacing w:before="100" w:beforeAutospacing="1" w:after="100" w:afterAutospacing="1"/>
      <w:ind w:left="1080" w:right="720"/>
      <w:outlineLvl w:val="1"/>
    </w:pPr>
    <w:rPr>
      <w:rFonts w:cs="Arial"/>
      <w:b/>
      <w:bCs/>
      <w:color w:val="000000"/>
      <w:sz w:val="24"/>
      <w:szCs w:val="18"/>
      <w:u w:val="single"/>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sz w:val="27"/>
      <w:szCs w:val="27"/>
    </w:rPr>
  </w:style>
  <w:style w:type="paragraph" w:styleId="Heading4">
    <w:name w:val="heading 4"/>
    <w:basedOn w:val="Normal"/>
    <w:qFormat/>
    <w:pPr>
      <w:spacing w:before="100" w:beforeAutospacing="1" w:after="100" w:afterAutospacing="1"/>
      <w:outlineLvl w:val="3"/>
    </w:pPr>
    <w:rPr>
      <w:rFonts w:ascii="Arial Unicode MS" w:eastAsia="Arial Unicode MS" w:hAnsi="Arial Unicode MS" w:cs="Arial Unicode MS"/>
      <w:b/>
      <w:bCs/>
      <w:sz w:val="24"/>
      <w:szCs w:val="24"/>
    </w:rPr>
  </w:style>
  <w:style w:type="paragraph" w:styleId="Heading5">
    <w:name w:val="heading 5"/>
    <w:basedOn w:val="Normal"/>
    <w:next w:val="Normal"/>
    <w:qFormat/>
    <w:pPr>
      <w:keepNext/>
      <w:outlineLvl w:val="4"/>
    </w:pPr>
    <w:rPr>
      <w:rFonts w:cs="Arial"/>
      <w:b/>
      <w:bCs/>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NormalWeb">
    <w:name w:val="Normal (Web)"/>
    <w:basedOn w:val="Normal"/>
    <w:pPr>
      <w:spacing w:before="100" w:beforeAutospacing="1" w:after="100" w:afterAutospacing="1"/>
    </w:pPr>
    <w:rPr>
      <w:rFonts w:ascii="Verdana" w:eastAsia="Arial Unicode MS" w:hAnsi="Verdana" w:cs="Arial Unicode MS"/>
      <w:sz w:val="18"/>
      <w:szCs w:val="18"/>
    </w:rPr>
  </w:style>
  <w:style w:type="character" w:styleId="PageNumber">
    <w:name w:val="page number"/>
    <w:basedOn w:val="DefaultParagraphFont"/>
  </w:style>
  <w:style w:type="paragraph" w:styleId="BlockText">
    <w:name w:val="Block Text"/>
    <w:basedOn w:val="Normal"/>
    <w:pPr>
      <w:spacing w:before="100" w:beforeAutospacing="1" w:after="100" w:afterAutospacing="1"/>
      <w:ind w:left="1080" w:right="720"/>
    </w:pPr>
    <w:rPr>
      <w:rFonts w:cs="Arial"/>
      <w:color w:val="000000"/>
      <w:sz w:val="24"/>
      <w:szCs w:val="18"/>
    </w:rPr>
  </w:style>
  <w:style w:type="paragraph" w:styleId="BodyText">
    <w:name w:val="Body Text"/>
    <w:basedOn w:val="Normal"/>
    <w:rPr>
      <w:rFonts w:cs="Arial"/>
      <w:sz w:val="28"/>
      <w:szCs w:val="24"/>
    </w:rPr>
  </w:style>
  <w:style w:type="paragraph" w:styleId="BodyText2">
    <w:name w:val="Body Text 2"/>
    <w:basedOn w:val="Normal"/>
    <w:rPr>
      <w:sz w:val="24"/>
    </w:rPr>
  </w:style>
  <w:style w:type="paragraph" w:styleId="BodyText3">
    <w:name w:val="Body Text 3"/>
    <w:basedOn w:val="Normal"/>
    <w:rPr>
      <w:b/>
      <w:bCs/>
      <w:sz w:val="28"/>
    </w:rPr>
  </w:style>
  <w:style w:type="paragraph" w:styleId="BalloonText">
    <w:name w:val="Balloon Text"/>
    <w:basedOn w:val="Normal"/>
    <w:semiHidden/>
    <w:rsid w:val="001C69E5"/>
    <w:rPr>
      <w:rFonts w:ascii="Tahoma" w:hAnsi="Tahoma" w:cs="Tahoma"/>
      <w:sz w:val="16"/>
      <w:szCs w:val="16"/>
    </w:rPr>
  </w:style>
  <w:style w:type="character" w:styleId="FollowedHyperlink">
    <w:name w:val="FollowedHyperlink"/>
    <w:basedOn w:val="DefaultParagraphFont"/>
    <w:rsid w:val="005C7C52"/>
    <w:rPr>
      <w:color w:val="800080"/>
      <w:u w:val="single"/>
    </w:rPr>
  </w:style>
  <w:style w:type="paragraph" w:styleId="ListParagraph">
    <w:name w:val="List Paragraph"/>
    <w:basedOn w:val="Normal"/>
    <w:uiPriority w:val="34"/>
    <w:qFormat/>
    <w:rsid w:val="00D63FA5"/>
    <w:pPr>
      <w:spacing w:after="160" w:line="259" w:lineRule="auto"/>
      <w:ind w:left="720"/>
      <w:contextualSpacing/>
    </w:pPr>
    <w:rPr>
      <w:rFonts w:asciiTheme="minorHAnsi" w:eastAsiaTheme="minorEastAsia" w:hAnsiTheme="minorHAnsi" w:cstheme="minorBidi"/>
      <w:lang w:eastAsia="ja-JP"/>
    </w:rPr>
  </w:style>
  <w:style w:type="paragraph" w:styleId="NoSpacing">
    <w:name w:val="No Spacing"/>
    <w:uiPriority w:val="1"/>
    <w:qFormat/>
    <w:rsid w:val="00D63FA5"/>
    <w:rPr>
      <w:rFonts w:asciiTheme="minorHAnsi" w:eastAsiaTheme="minorEastAsia" w:hAnsiTheme="minorHAnsi" w:cstheme="minorBidi"/>
      <w:sz w:val="22"/>
      <w:szCs w:val="22"/>
    </w:rPr>
  </w:style>
  <w:style w:type="paragraph" w:customStyle="1" w:styleId="Default">
    <w:name w:val="Default"/>
    <w:rsid w:val="009148A1"/>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740213">
      <w:bodyDiv w:val="1"/>
      <w:marLeft w:val="0"/>
      <w:marRight w:val="0"/>
      <w:marTop w:val="0"/>
      <w:marBottom w:val="0"/>
      <w:divBdr>
        <w:top w:val="none" w:sz="0" w:space="0" w:color="auto"/>
        <w:left w:val="none" w:sz="0" w:space="0" w:color="auto"/>
        <w:bottom w:val="none" w:sz="0" w:space="0" w:color="auto"/>
        <w:right w:val="none" w:sz="0" w:space="0" w:color="auto"/>
      </w:divBdr>
    </w:div>
    <w:div w:id="201059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emf"/><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fontTable" Target="fontTable.xml"/><Relationship Id="rId22" Type="http://schemas.openxmlformats.org/officeDocument/2006/relationships/image" Target="media/image16.emf"/><Relationship Id="rId27" Type="http://schemas.openxmlformats.org/officeDocument/2006/relationships/image" Target="media/image21.emf"/><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oter" Target="footer2.xml"/><Relationship Id="rId9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emf"/><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customXml" Target="../customXml/item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emf"/><Relationship Id="rId14" Type="http://schemas.openxmlformats.org/officeDocument/2006/relationships/image" Target="media/image8.png"/><Relationship Id="rId30" Type="http://schemas.openxmlformats.org/officeDocument/2006/relationships/image" Target="media/image24.emf"/><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footer" Target="footer1.xml"/><Relationship Id="rId98"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86.png"/></Relationships>
</file>

<file path=word/_rels/settings.xml.rels><?xml version="1.0" encoding="UTF-8" standalone="yes"?>
<Relationships xmlns="http://schemas.openxmlformats.org/package/2006/relationships"><Relationship Id="rId1" Type="http://schemas.openxmlformats.org/officeDocument/2006/relationships/attachedTemplate" Target="file:///M:\_Policies%20&amp;%20Procedures\Policy%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F86034939BFA439101B4889644CC94" ma:contentTypeVersion="0" ma:contentTypeDescription="Create a new document." ma:contentTypeScope="" ma:versionID="52c334f4598c0b0597110ade0d4cf80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648917-C040-41EF-A407-8E013C9E85B2}"/>
</file>

<file path=customXml/itemProps2.xml><?xml version="1.0" encoding="utf-8"?>
<ds:datastoreItem xmlns:ds="http://schemas.openxmlformats.org/officeDocument/2006/customXml" ds:itemID="{6FA7F969-1C35-4C6A-8620-DDDF3A4A7146}"/>
</file>

<file path=customXml/itemProps3.xml><?xml version="1.0" encoding="utf-8"?>
<ds:datastoreItem xmlns:ds="http://schemas.openxmlformats.org/officeDocument/2006/customXml" ds:itemID="{0AB21A80-88EE-4314-A36A-7B61A35B16E4}"/>
</file>

<file path=docProps/app.xml><?xml version="1.0" encoding="utf-8"?>
<Properties xmlns="http://schemas.openxmlformats.org/officeDocument/2006/extended-properties" xmlns:vt="http://schemas.openxmlformats.org/officeDocument/2006/docPropsVTypes">
  <Template>Policy Template.dot</Template>
  <TotalTime>0</TotalTime>
  <Pages>28</Pages>
  <Words>1638</Words>
  <Characters>8050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Credit Policy</vt:lpstr>
    </vt:vector>
  </TitlesOfParts>
  <Company>Sharp Business Systems</Company>
  <LinksUpToDate>false</LinksUpToDate>
  <CharactersWithSpaces>9669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Policy</dc:title>
  <dc:subject>Policies &amp; Procedures</dc:subject>
  <dc:creator>mullent</dc:creator>
  <cp:keywords/>
  <dc:description/>
  <cp:lastModifiedBy>Jawski, Michelle</cp:lastModifiedBy>
  <cp:revision>2</cp:revision>
  <cp:lastPrinted>2013-07-29T18:23:00Z</cp:lastPrinted>
  <dcterms:created xsi:type="dcterms:W3CDTF">2018-07-25T20:17:00Z</dcterms:created>
  <dcterms:modified xsi:type="dcterms:W3CDTF">2018-07-25T20:17:00Z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0x01010014F86034939BFA439101B4889644CC94</vt:lpwstr>
  </property>
</Properties>
</file>